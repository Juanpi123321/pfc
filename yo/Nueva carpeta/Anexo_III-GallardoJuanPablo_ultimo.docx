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265" w:rsidRPr="00BC6AA2" w:rsidRDefault="00F55265" w:rsidP="0047555E">
      <w:pPr>
        <w:spacing w:before="60"/>
        <w:ind w:left="708" w:hanging="708"/>
        <w:jc w:val="center"/>
        <w:rPr>
          <w:rFonts w:cs="Arial"/>
        </w:rPr>
      </w:pPr>
      <w:r w:rsidRPr="00BC6AA2">
        <w:rPr>
          <w:rFonts w:cs="Arial"/>
          <w:noProof/>
          <w:lang w:eastAsia="es-AR"/>
        </w:rPr>
        <w:drawing>
          <wp:inline distT="0" distB="0" distL="0" distR="0">
            <wp:extent cx="685800" cy="790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p w:rsidR="00F55265" w:rsidRPr="00BC6AA2" w:rsidRDefault="00F55265" w:rsidP="00F55265">
      <w:pPr>
        <w:spacing w:before="60"/>
        <w:jc w:val="center"/>
        <w:rPr>
          <w:rFonts w:cs="Arial"/>
        </w:rPr>
      </w:pPr>
      <w:r w:rsidRPr="00BC6AA2">
        <w:rPr>
          <w:rFonts w:cs="Arial"/>
        </w:rPr>
        <w:t>Universidad Nacional del Nordeste</w:t>
      </w:r>
    </w:p>
    <w:p w:rsidR="00F55265" w:rsidRPr="00BC6AA2" w:rsidRDefault="00F55265" w:rsidP="00F55265">
      <w:pPr>
        <w:spacing w:before="60"/>
        <w:rPr>
          <w:rFonts w:cs="Arial"/>
        </w:rPr>
      </w:pPr>
    </w:p>
    <w:p w:rsidR="00F55265" w:rsidRPr="00BC6AA2" w:rsidRDefault="00F55265" w:rsidP="00F55265">
      <w:pPr>
        <w:spacing w:before="60"/>
        <w:jc w:val="center"/>
        <w:rPr>
          <w:rFonts w:cs="Arial"/>
        </w:rPr>
      </w:pPr>
      <w:r w:rsidRPr="00BC6AA2">
        <w:rPr>
          <w:rFonts w:cs="Arial"/>
          <w:noProof/>
          <w:lang w:eastAsia="es-AR"/>
        </w:rPr>
        <w:drawing>
          <wp:inline distT="0" distB="0" distL="0" distR="0">
            <wp:extent cx="8001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0100" cy="752475"/>
                    </a:xfrm>
                    <a:prstGeom prst="rect">
                      <a:avLst/>
                    </a:prstGeom>
                    <a:noFill/>
                    <a:ln>
                      <a:noFill/>
                    </a:ln>
                  </pic:spPr>
                </pic:pic>
              </a:graphicData>
            </a:graphic>
          </wp:inline>
        </w:drawing>
      </w:r>
    </w:p>
    <w:p w:rsidR="00F55265" w:rsidRDefault="00F55265" w:rsidP="00F55265">
      <w:pPr>
        <w:spacing w:before="60"/>
        <w:jc w:val="center"/>
        <w:rPr>
          <w:rFonts w:cs="Arial"/>
        </w:rPr>
      </w:pPr>
    </w:p>
    <w:p w:rsidR="00F55265" w:rsidRPr="00BC6AA2" w:rsidRDefault="00F55265" w:rsidP="00F55265">
      <w:pPr>
        <w:spacing w:before="60"/>
        <w:jc w:val="center"/>
        <w:rPr>
          <w:rFonts w:cs="Arial"/>
        </w:rPr>
      </w:pPr>
      <w:r w:rsidRPr="00BC6AA2">
        <w:rPr>
          <w:rFonts w:cs="Arial"/>
        </w:rPr>
        <w:t>Facultad de Ciencias Exactas y Naturales y Agrimensura</w:t>
      </w:r>
    </w:p>
    <w:p w:rsidR="00F55265" w:rsidRPr="00BC6AA2" w:rsidRDefault="00F55265" w:rsidP="00F55265">
      <w:pPr>
        <w:spacing w:before="60"/>
        <w:jc w:val="center"/>
        <w:rPr>
          <w:rFonts w:cs="Arial"/>
        </w:rPr>
      </w:pPr>
      <w:r>
        <w:rPr>
          <w:rFonts w:cs="Arial"/>
        </w:rPr>
        <w:t xml:space="preserve">Licenciatura en Sistemas de Información </w:t>
      </w:r>
    </w:p>
    <w:p w:rsidR="00F55265" w:rsidRPr="00BC6AA2" w:rsidRDefault="00F55265" w:rsidP="00F55265">
      <w:pPr>
        <w:spacing w:before="60"/>
        <w:jc w:val="center"/>
        <w:rPr>
          <w:rFonts w:cs="Arial"/>
        </w:rPr>
      </w:pPr>
    </w:p>
    <w:p w:rsidR="00F55265" w:rsidRPr="00BC6AA2" w:rsidRDefault="00F55265" w:rsidP="00F55265">
      <w:pPr>
        <w:spacing w:before="60"/>
        <w:jc w:val="center"/>
        <w:rPr>
          <w:rFonts w:cs="Arial"/>
        </w:rPr>
      </w:pPr>
    </w:p>
    <w:p w:rsidR="00F55265" w:rsidRDefault="00F55265" w:rsidP="00F55265">
      <w:pPr>
        <w:spacing w:before="60"/>
        <w:jc w:val="center"/>
        <w:rPr>
          <w:rFonts w:cs="Arial"/>
        </w:rPr>
      </w:pPr>
    </w:p>
    <w:p w:rsidR="003067CB" w:rsidRDefault="00F55265" w:rsidP="00F55265">
      <w:pPr>
        <w:spacing w:before="60"/>
        <w:jc w:val="center"/>
        <w:rPr>
          <w:rFonts w:cs="Arial"/>
          <w:b/>
          <w:sz w:val="24"/>
          <w:szCs w:val="24"/>
        </w:rPr>
      </w:pPr>
      <w:r w:rsidRPr="003067CB">
        <w:rPr>
          <w:rFonts w:cs="Arial"/>
          <w:b/>
          <w:sz w:val="24"/>
          <w:szCs w:val="24"/>
        </w:rPr>
        <w:t>Accesibilidad web en un sitio de</w:t>
      </w:r>
    </w:p>
    <w:p w:rsidR="00F55265" w:rsidRPr="003067CB" w:rsidRDefault="00F55265" w:rsidP="00F55265">
      <w:pPr>
        <w:spacing w:before="60"/>
        <w:jc w:val="center"/>
        <w:rPr>
          <w:rFonts w:cs="Arial"/>
          <w:b/>
          <w:sz w:val="24"/>
          <w:szCs w:val="24"/>
        </w:rPr>
      </w:pPr>
      <w:r w:rsidRPr="003067CB">
        <w:rPr>
          <w:rFonts w:cs="Arial"/>
          <w:b/>
          <w:sz w:val="24"/>
          <w:szCs w:val="24"/>
        </w:rPr>
        <w:t xml:space="preserve"> gestión de productos informáticos </w:t>
      </w:r>
    </w:p>
    <w:p w:rsidR="00F55265" w:rsidRPr="00BC6AA2" w:rsidRDefault="00F55265" w:rsidP="00F55265">
      <w:pPr>
        <w:spacing w:before="60"/>
        <w:jc w:val="center"/>
        <w:rPr>
          <w:rFonts w:cs="Arial"/>
        </w:rPr>
      </w:pPr>
    </w:p>
    <w:p w:rsidR="00F55265" w:rsidRDefault="00F55265" w:rsidP="00F55265">
      <w:pPr>
        <w:spacing w:before="60"/>
        <w:ind w:firstLine="708"/>
        <w:jc w:val="center"/>
        <w:rPr>
          <w:rFonts w:eastAsia="Arial" w:cs="Arial"/>
          <w:lang w:val="pt-BR"/>
        </w:rPr>
      </w:pPr>
    </w:p>
    <w:p w:rsidR="00F55265" w:rsidRDefault="00F55265" w:rsidP="00F55265">
      <w:pPr>
        <w:spacing w:before="60"/>
        <w:ind w:firstLine="708"/>
        <w:jc w:val="center"/>
        <w:rPr>
          <w:rFonts w:cs="Arial"/>
        </w:rPr>
      </w:pPr>
    </w:p>
    <w:p w:rsidR="00F55265" w:rsidRDefault="00F55265" w:rsidP="00F55265">
      <w:pPr>
        <w:spacing w:before="60"/>
        <w:ind w:firstLine="708"/>
        <w:jc w:val="center"/>
        <w:rPr>
          <w:rFonts w:cs="Arial"/>
        </w:rPr>
      </w:pPr>
    </w:p>
    <w:p w:rsidR="00F55265" w:rsidRDefault="00F55265" w:rsidP="00F55265">
      <w:pPr>
        <w:spacing w:before="60"/>
        <w:ind w:left="708" w:firstLine="708"/>
        <w:jc w:val="center"/>
        <w:rPr>
          <w:rFonts w:cs="Arial"/>
        </w:rPr>
      </w:pPr>
    </w:p>
    <w:p w:rsidR="008E2966" w:rsidRDefault="008E2966" w:rsidP="00F55265">
      <w:pPr>
        <w:spacing w:before="60"/>
        <w:ind w:left="708" w:firstLine="708"/>
        <w:jc w:val="center"/>
        <w:rPr>
          <w:rFonts w:cs="Arial"/>
        </w:rPr>
      </w:pPr>
    </w:p>
    <w:p w:rsidR="008E2966" w:rsidRDefault="008E2966" w:rsidP="00F55265">
      <w:pPr>
        <w:spacing w:before="60"/>
        <w:ind w:left="708" w:firstLine="708"/>
        <w:jc w:val="center"/>
        <w:rPr>
          <w:rFonts w:cs="Arial"/>
        </w:rPr>
      </w:pPr>
    </w:p>
    <w:p w:rsidR="008E2966" w:rsidRDefault="008E2966" w:rsidP="00F55265">
      <w:pPr>
        <w:spacing w:before="60"/>
        <w:ind w:left="708" w:firstLine="708"/>
        <w:jc w:val="center"/>
        <w:rPr>
          <w:rFonts w:cs="Arial"/>
        </w:rPr>
      </w:pPr>
    </w:p>
    <w:p w:rsidR="008E2966" w:rsidRDefault="008E2966" w:rsidP="00F55265">
      <w:pPr>
        <w:spacing w:before="60"/>
        <w:ind w:left="708" w:firstLine="708"/>
        <w:jc w:val="center"/>
        <w:rPr>
          <w:rFonts w:cs="Arial"/>
        </w:rPr>
      </w:pPr>
    </w:p>
    <w:p w:rsidR="008E2966" w:rsidRDefault="008E2966" w:rsidP="00F55265">
      <w:pPr>
        <w:spacing w:before="60"/>
        <w:ind w:left="1416"/>
        <w:jc w:val="left"/>
        <w:rPr>
          <w:rFonts w:cs="Arial"/>
        </w:rPr>
      </w:pPr>
      <w:r>
        <w:rPr>
          <w:rFonts w:cs="Arial"/>
        </w:rPr>
        <w:t xml:space="preserve">Alumno: </w:t>
      </w:r>
      <w:r w:rsidR="00F55265" w:rsidRPr="00BC6AA2">
        <w:rPr>
          <w:rFonts w:cs="Arial"/>
        </w:rPr>
        <w:t>Gallardo, Juan Pablo</w:t>
      </w:r>
      <w:r w:rsidR="008913B1">
        <w:rPr>
          <w:rFonts w:cs="Arial"/>
        </w:rPr>
        <w:tab/>
      </w:r>
      <w:r w:rsidR="008913B1">
        <w:rPr>
          <w:rFonts w:cs="Arial"/>
        </w:rPr>
        <w:tab/>
      </w:r>
    </w:p>
    <w:p w:rsidR="00F55265" w:rsidRPr="00BC6AA2" w:rsidRDefault="00F55265" w:rsidP="00F55265">
      <w:pPr>
        <w:spacing w:before="60"/>
        <w:ind w:left="1416"/>
        <w:jc w:val="left"/>
        <w:rPr>
          <w:rFonts w:cs="Arial"/>
        </w:rPr>
      </w:pPr>
      <w:r w:rsidRPr="00BC6AA2">
        <w:rPr>
          <w:rFonts w:cs="Arial"/>
        </w:rPr>
        <w:t>L.U. N°:49250</w:t>
      </w:r>
    </w:p>
    <w:p w:rsidR="00F55265" w:rsidRDefault="00F55265" w:rsidP="00C7743F">
      <w:pPr>
        <w:widowControl w:val="0"/>
        <w:spacing w:beforeLines="60"/>
        <w:ind w:left="1416"/>
        <w:jc w:val="left"/>
        <w:rPr>
          <w:rFonts w:cs="Arial"/>
        </w:rPr>
      </w:pPr>
      <w:r w:rsidRPr="00BC6AA2">
        <w:rPr>
          <w:rFonts w:cs="Arial"/>
        </w:rPr>
        <w:t>Profesor</w:t>
      </w:r>
      <w:r>
        <w:rPr>
          <w:rFonts w:cs="Arial"/>
        </w:rPr>
        <w:t xml:space="preserve"> Orientador</w:t>
      </w:r>
      <w:r w:rsidRPr="00BC6AA2">
        <w:rPr>
          <w:rFonts w:cs="Arial"/>
        </w:rPr>
        <w:t xml:space="preserve">: </w:t>
      </w:r>
      <w:r>
        <w:rPr>
          <w:rFonts w:cs="Arial"/>
        </w:rPr>
        <w:t>Mgter. Pedro, Alfonzo</w:t>
      </w:r>
    </w:p>
    <w:p w:rsidR="00F55265" w:rsidRDefault="00F55265" w:rsidP="00C7743F">
      <w:pPr>
        <w:widowControl w:val="0"/>
        <w:spacing w:beforeLines="60"/>
        <w:ind w:left="1416"/>
        <w:jc w:val="left"/>
        <w:rPr>
          <w:rFonts w:cs="Arial"/>
        </w:rPr>
        <w:pPrChange w:id="0" w:author="Paola" w:date="2018-10-12T08:35:00Z">
          <w:pPr>
            <w:widowControl w:val="0"/>
            <w:spacing w:beforeLines="60"/>
            <w:ind w:left="1416"/>
            <w:jc w:val="left"/>
          </w:pPr>
        </w:pPrChange>
      </w:pPr>
      <w:r>
        <w:rPr>
          <w:rFonts w:cs="Arial"/>
        </w:rPr>
        <w:t>Profesor Coordinador: Mgter. Sonia Mariño</w:t>
      </w:r>
    </w:p>
    <w:p w:rsidR="00F55265" w:rsidRDefault="00F55265" w:rsidP="00C7743F">
      <w:pPr>
        <w:widowControl w:val="0"/>
        <w:spacing w:beforeLines="60"/>
        <w:ind w:left="708" w:firstLine="708"/>
        <w:jc w:val="center"/>
        <w:rPr>
          <w:rFonts w:cs="Arial"/>
        </w:rPr>
        <w:pPrChange w:id="1" w:author="Paola" w:date="2018-10-12T08:35:00Z">
          <w:pPr>
            <w:widowControl w:val="0"/>
            <w:spacing w:beforeLines="60"/>
            <w:ind w:left="708" w:firstLine="708"/>
            <w:jc w:val="center"/>
          </w:pPr>
        </w:pPrChange>
      </w:pPr>
      <w:r w:rsidRPr="00BC6AA2">
        <w:rPr>
          <w:rFonts w:cs="Arial"/>
        </w:rPr>
        <w:t>Año: 201</w:t>
      </w:r>
      <w:r>
        <w:rPr>
          <w:rFonts w:cs="Arial"/>
        </w:rPr>
        <w:t>8</w:t>
      </w:r>
    </w:p>
    <w:p w:rsidR="00BC665D" w:rsidRDefault="00BC665D" w:rsidP="005A2EE1">
      <w:pPr>
        <w:pStyle w:val="Titulo1"/>
        <w:spacing w:after="240"/>
      </w:pPr>
      <w:r>
        <w:lastRenderedPageBreak/>
        <w:t xml:space="preserve">Agradecimientos </w:t>
      </w:r>
    </w:p>
    <w:p w:rsidR="00BC665D" w:rsidRPr="00BC665D" w:rsidRDefault="00BC665D" w:rsidP="00BC665D">
      <w:r w:rsidRPr="00BC665D">
        <w:t xml:space="preserve">Agradezco a DIOS por haber estado siempre en mi camino, por haberme dado paz y serenidad cuando lo necesité, como así también sabiduría y entendimiento en momentos difíciles. </w:t>
      </w:r>
    </w:p>
    <w:p w:rsidR="00BC665D" w:rsidRPr="00BC665D" w:rsidRDefault="00BC665D" w:rsidP="00BC665D">
      <w:r w:rsidRPr="00BC665D">
        <w:t>A mi familia quienes, sin escatimar esfuerzo algunosacrificaron gran parte de su vida para educarme</w:t>
      </w:r>
      <w:r>
        <w:t>.</w:t>
      </w:r>
    </w:p>
    <w:p w:rsidR="00BC665D" w:rsidRPr="00BC665D" w:rsidRDefault="00BC665D" w:rsidP="00BC665D">
      <w:r w:rsidRPr="00BC665D">
        <w:t xml:space="preserve">A mis amigos con los cuales compartí muchos momentos, algunos fueron lindos otros no tanto, pero siempre nos ayudamos en todo momento, en los cuales nunca faltó “vos podes, vas a lograrlo”, al estudiar o rendir un examen. </w:t>
      </w:r>
    </w:p>
    <w:p w:rsidR="00BC665D" w:rsidRPr="00BC665D" w:rsidRDefault="00BC665D" w:rsidP="00BC665D">
      <w:pPr>
        <w:rPr>
          <w:rFonts w:cs="Arial"/>
          <w:b/>
        </w:rPr>
      </w:pPr>
      <w:r w:rsidRPr="00BC665D">
        <w:t xml:space="preserve">A mi Profesor Orientador </w:t>
      </w:r>
      <w:r w:rsidR="00D72DD8">
        <w:rPr>
          <w:rFonts w:cs="Arial"/>
        </w:rPr>
        <w:t>Mgter. Pedro Alfonzo y la Prof. Coordinadora</w:t>
      </w:r>
      <w:r>
        <w:rPr>
          <w:rFonts w:cs="Arial"/>
        </w:rPr>
        <w:t xml:space="preserve"> Mgter. Sonia Mariño</w:t>
      </w:r>
      <w:r w:rsidRPr="00BC665D">
        <w:t xml:space="preserve"> que estuvieron en todo momento, me aconsejaron y me guiaron a lo largo de todo el proyecto.</w:t>
      </w:r>
    </w:p>
    <w:p w:rsidR="00BC665D" w:rsidRDefault="00BC665D">
      <w:pPr>
        <w:spacing w:line="259" w:lineRule="auto"/>
        <w:jc w:val="left"/>
        <w:rPr>
          <w:rFonts w:cs="Arial"/>
          <w:b/>
          <w:sz w:val="28"/>
          <w:szCs w:val="28"/>
        </w:rPr>
      </w:pPr>
      <w:r>
        <w:rPr>
          <w:rFonts w:cs="Arial"/>
          <w:b/>
          <w:sz w:val="28"/>
          <w:szCs w:val="28"/>
        </w:rPr>
        <w:br w:type="page"/>
      </w:r>
    </w:p>
    <w:p w:rsidR="00E53410" w:rsidRPr="00E53410" w:rsidRDefault="0016011F" w:rsidP="00E53410">
      <w:pPr>
        <w:pStyle w:val="TDC1"/>
      </w:pPr>
      <w:r>
        <w:lastRenderedPageBreak/>
        <w:t>Indice</w:t>
      </w:r>
      <w:r w:rsidR="00E53410" w:rsidRPr="00E53410">
        <w:t xml:space="preserve"> DE CONTENIDOS</w:t>
      </w:r>
    </w:p>
    <w:p w:rsidR="00E53410" w:rsidRPr="00E53410" w:rsidRDefault="003D3979" w:rsidP="00E53410">
      <w:pPr>
        <w:pStyle w:val="TDC1"/>
        <w:rPr>
          <w:rFonts w:eastAsiaTheme="minorEastAsia"/>
          <w:noProof/>
          <w:lang w:val="es-ES" w:eastAsia="es-ES"/>
        </w:rPr>
      </w:pPr>
      <w:r w:rsidRPr="003D3979">
        <w:fldChar w:fldCharType="begin"/>
      </w:r>
      <w:r w:rsidR="00E53410" w:rsidRPr="00E53410">
        <w:instrText xml:space="preserve"> TOC \o "1-5" \h \z \u </w:instrText>
      </w:r>
      <w:r w:rsidRPr="003D3979">
        <w:fldChar w:fldCharType="separate"/>
      </w:r>
      <w:hyperlink w:anchor="_Toc526158706" w:history="1">
        <w:r w:rsidR="00E53410" w:rsidRPr="00E53410">
          <w:rPr>
            <w:rStyle w:val="Hipervnculo"/>
            <w:noProof/>
            <w:sz w:val="22"/>
            <w:szCs w:val="22"/>
          </w:rPr>
          <w:t>1.</w:t>
        </w:r>
        <w:r w:rsidR="00E53410" w:rsidRPr="00E53410">
          <w:rPr>
            <w:rFonts w:eastAsiaTheme="minorEastAsia"/>
            <w:noProof/>
            <w:lang w:val="es-ES" w:eastAsia="es-ES"/>
          </w:rPr>
          <w:tab/>
        </w:r>
        <w:r w:rsidR="00E53410" w:rsidRPr="00E53410">
          <w:rPr>
            <w:rStyle w:val="Hipervnculo"/>
            <w:noProof/>
            <w:sz w:val="22"/>
            <w:szCs w:val="22"/>
          </w:rPr>
          <w:t>Capítulo 1) Introducción</w:t>
        </w:r>
        <w:r w:rsidR="00E53410" w:rsidRPr="00E53410">
          <w:rPr>
            <w:noProof/>
            <w:webHidden/>
          </w:rPr>
          <w:tab/>
        </w:r>
        <w:r w:rsidRPr="00E53410">
          <w:rPr>
            <w:noProof/>
            <w:webHidden/>
          </w:rPr>
          <w:fldChar w:fldCharType="begin"/>
        </w:r>
        <w:r w:rsidR="00E53410" w:rsidRPr="00E53410">
          <w:rPr>
            <w:noProof/>
            <w:webHidden/>
          </w:rPr>
          <w:instrText xml:space="preserve"> PAGEREF _Toc526158706 \h </w:instrText>
        </w:r>
        <w:r w:rsidRPr="00E53410">
          <w:rPr>
            <w:noProof/>
            <w:webHidden/>
          </w:rPr>
        </w:r>
        <w:r w:rsidRPr="00E53410">
          <w:rPr>
            <w:noProof/>
            <w:webHidden/>
          </w:rPr>
          <w:fldChar w:fldCharType="separate"/>
        </w:r>
        <w:r w:rsidR="00011B57">
          <w:rPr>
            <w:noProof/>
            <w:webHidden/>
          </w:rPr>
          <w:t>6</w:t>
        </w:r>
        <w:r w:rsidRPr="00E53410">
          <w:rPr>
            <w:noProof/>
            <w:webHidden/>
          </w:rPr>
          <w:fldChar w:fldCharType="end"/>
        </w:r>
      </w:hyperlink>
    </w:p>
    <w:p w:rsidR="00E53410" w:rsidRPr="00E53410" w:rsidRDefault="003D397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07" w:history="1">
        <w:r w:rsidR="00E53410" w:rsidRPr="00E53410">
          <w:rPr>
            <w:rStyle w:val="Hipervnculo"/>
            <w:rFonts w:ascii="Arial" w:hAnsi="Arial" w:cs="Arial"/>
            <w:noProof/>
            <w:sz w:val="22"/>
            <w:szCs w:val="22"/>
          </w:rPr>
          <w:t>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Breve estado del arte</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_Toc526158707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6</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8" w:history="1">
        <w:r w:rsidR="00E53410" w:rsidRPr="00E53410">
          <w:rPr>
            <w:rStyle w:val="Hipervnculo"/>
            <w:rFonts w:ascii="Arial" w:hAnsi="Arial" w:cs="Arial"/>
            <w:noProof/>
            <w:sz w:val="22"/>
            <w:szCs w:val="22"/>
            <w:lang w:val="es-ES_tradnl"/>
          </w:rPr>
          <w:t>1.1.1.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Conceptos </w:t>
        </w:r>
        <w:r w:rsidR="00E53410" w:rsidRPr="00E53410">
          <w:rPr>
            <w:rStyle w:val="Hipervnculo"/>
            <w:rFonts w:ascii="Arial" w:hAnsi="Arial" w:cs="Arial"/>
            <w:noProof/>
            <w:sz w:val="22"/>
            <w:szCs w:val="22"/>
          </w:rPr>
          <w:t>Generales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_Toc526158708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6</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09" w:history="1">
        <w:r w:rsidR="00E53410" w:rsidRPr="00E53410">
          <w:rPr>
            <w:rStyle w:val="Hipervnculo"/>
            <w:rFonts w:ascii="Arial" w:hAnsi="Arial" w:cs="Arial"/>
            <w:noProof/>
            <w:sz w:val="22"/>
            <w:szCs w:val="22"/>
          </w:rPr>
          <w:t>1.1.2.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Principios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_Toc526158709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7</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0" w:history="1">
        <w:r w:rsidR="00E53410" w:rsidRPr="00E53410">
          <w:rPr>
            <w:rStyle w:val="Hipervnculo"/>
            <w:rFonts w:ascii="Arial" w:hAnsi="Arial" w:cs="Arial"/>
            <w:noProof/>
            <w:sz w:val="22"/>
            <w:szCs w:val="22"/>
          </w:rPr>
          <w:t>1.1.3.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shd w:val="clear" w:color="auto" w:fill="FFFFFF"/>
          </w:rPr>
          <w:t xml:space="preserve">Pautas </w:t>
        </w:r>
        <w:r w:rsidR="00E53410" w:rsidRPr="00E53410">
          <w:rPr>
            <w:rStyle w:val="Hipervnculo"/>
            <w:rFonts w:ascii="Arial" w:hAnsi="Arial" w:cs="Arial"/>
            <w:noProof/>
            <w:sz w:val="22"/>
            <w:szCs w:val="22"/>
          </w:rPr>
          <w:t>WCAG 2.0</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_Toc526158710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7</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1" w:history="1">
        <w:r w:rsidR="00E53410" w:rsidRPr="00E53410">
          <w:rPr>
            <w:rStyle w:val="Hipervnculo"/>
            <w:rFonts w:ascii="Arial" w:hAnsi="Arial" w:cs="Arial"/>
            <w:noProof/>
            <w:sz w:val="22"/>
            <w:szCs w:val="22"/>
          </w:rPr>
          <w:t>1.1.4.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de conformidad</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_Toc526158711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8</w:t>
        </w:r>
        <w:r w:rsidRPr="00E53410">
          <w:rPr>
            <w:rFonts w:ascii="Arial" w:hAnsi="Arial" w:cs="Arial"/>
            <w:noProof/>
            <w:webHidden/>
            <w:sz w:val="22"/>
            <w:szCs w:val="22"/>
          </w:rPr>
          <w:fldChar w:fldCharType="end"/>
        </w:r>
      </w:hyperlink>
    </w:p>
    <w:p w:rsidR="00E53410" w:rsidRPr="00E53410" w:rsidRDefault="003D397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2" w:history="1">
        <w:r w:rsidR="00E53410" w:rsidRPr="00E53410">
          <w:rPr>
            <w:rStyle w:val="Hipervnculo"/>
            <w:rFonts w:ascii="Arial" w:hAnsi="Arial" w:cs="Arial"/>
            <w:noProof/>
            <w:sz w:val="22"/>
            <w:szCs w:val="22"/>
          </w:rPr>
          <w:t>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_Toc526158712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9</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3" w:history="1">
        <w:r w:rsidR="00E53410" w:rsidRPr="00E53410">
          <w:rPr>
            <w:rStyle w:val="Hipervnculo"/>
            <w:rFonts w:ascii="Arial" w:hAnsi="Arial" w:cs="Arial"/>
            <w:noProof/>
            <w:sz w:val="22"/>
            <w:szCs w:val="22"/>
          </w:rPr>
          <w:t>1.2.1.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 General</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_Toc526158713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9</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4" w:history="1">
        <w:r w:rsidR="00E53410" w:rsidRPr="00E53410">
          <w:rPr>
            <w:rStyle w:val="Hipervnculo"/>
            <w:rFonts w:ascii="Arial" w:hAnsi="Arial" w:cs="Arial"/>
            <w:noProof/>
            <w:sz w:val="22"/>
            <w:szCs w:val="22"/>
          </w:rPr>
          <w:t>1.2.2.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Objetivos Específicos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_Toc526158714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10</w:t>
        </w:r>
        <w:r w:rsidRPr="00E53410">
          <w:rPr>
            <w:rFonts w:ascii="Arial" w:hAnsi="Arial" w:cs="Arial"/>
            <w:noProof/>
            <w:webHidden/>
            <w:sz w:val="22"/>
            <w:szCs w:val="22"/>
          </w:rPr>
          <w:fldChar w:fldCharType="end"/>
        </w:r>
      </w:hyperlink>
    </w:p>
    <w:p w:rsidR="00E53410" w:rsidRPr="00E53410" w:rsidRDefault="003D397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5" w:history="1">
        <w:r w:rsidR="00E53410" w:rsidRPr="00E53410">
          <w:rPr>
            <w:rStyle w:val="Hipervnculo"/>
            <w:rFonts w:ascii="Arial" w:hAnsi="Arial" w:cs="Arial"/>
            <w:noProof/>
            <w:sz w:val="22"/>
            <w:szCs w:val="22"/>
          </w:rPr>
          <w:t>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Fundamentación</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_Toc526158715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10</w:t>
        </w:r>
        <w:r w:rsidRPr="00E53410">
          <w:rPr>
            <w:rFonts w:ascii="Arial" w:hAnsi="Arial" w:cs="Arial"/>
            <w:noProof/>
            <w:webHidden/>
            <w:sz w:val="22"/>
            <w:szCs w:val="22"/>
          </w:rPr>
          <w:fldChar w:fldCharType="end"/>
        </w:r>
      </w:hyperlink>
    </w:p>
    <w:p w:rsidR="00E53410" w:rsidRPr="00E53410" w:rsidRDefault="003D3979" w:rsidP="00E53410">
      <w:pPr>
        <w:pStyle w:val="TDC1"/>
        <w:rPr>
          <w:rFonts w:eastAsiaTheme="minorEastAsia"/>
          <w:noProof/>
          <w:lang w:val="es-ES" w:eastAsia="es-ES"/>
        </w:rPr>
      </w:pPr>
      <w:hyperlink w:anchor="_Toc526158716" w:history="1">
        <w:r w:rsidR="00E53410" w:rsidRPr="00E53410">
          <w:rPr>
            <w:rStyle w:val="Hipervnculo"/>
            <w:noProof/>
            <w:sz w:val="22"/>
            <w:szCs w:val="22"/>
          </w:rPr>
          <w:t>2.</w:t>
        </w:r>
        <w:r w:rsidR="00E53410" w:rsidRPr="00E53410">
          <w:rPr>
            <w:rFonts w:eastAsiaTheme="minorEastAsia"/>
            <w:noProof/>
            <w:lang w:val="es-ES" w:eastAsia="es-ES"/>
          </w:rPr>
          <w:tab/>
        </w:r>
        <w:r w:rsidR="00E53410" w:rsidRPr="00E53410">
          <w:rPr>
            <w:rStyle w:val="Hipervnculo"/>
            <w:noProof/>
            <w:sz w:val="22"/>
            <w:szCs w:val="22"/>
          </w:rPr>
          <w:t>Capítulo 2) Metodología</w:t>
        </w:r>
        <w:r w:rsidR="00E53410" w:rsidRPr="00E53410">
          <w:rPr>
            <w:noProof/>
            <w:webHidden/>
          </w:rPr>
          <w:tab/>
        </w:r>
        <w:r w:rsidRPr="00E53410">
          <w:rPr>
            <w:noProof/>
            <w:webHidden/>
          </w:rPr>
          <w:fldChar w:fldCharType="begin"/>
        </w:r>
        <w:r w:rsidR="00E53410" w:rsidRPr="00E53410">
          <w:rPr>
            <w:noProof/>
            <w:webHidden/>
          </w:rPr>
          <w:instrText xml:space="preserve"> PAGEREF _Toc526158716 \h </w:instrText>
        </w:r>
        <w:r w:rsidRPr="00E53410">
          <w:rPr>
            <w:noProof/>
            <w:webHidden/>
          </w:rPr>
        </w:r>
        <w:r w:rsidRPr="00E53410">
          <w:rPr>
            <w:noProof/>
            <w:webHidden/>
          </w:rPr>
          <w:fldChar w:fldCharType="separate"/>
        </w:r>
        <w:r w:rsidR="00011B57">
          <w:rPr>
            <w:noProof/>
            <w:webHidden/>
          </w:rPr>
          <w:t>12</w:t>
        </w:r>
        <w:r w:rsidRPr="00E53410">
          <w:rPr>
            <w:noProof/>
            <w:webHidden/>
          </w:rPr>
          <w:fldChar w:fldCharType="end"/>
        </w:r>
      </w:hyperlink>
    </w:p>
    <w:p w:rsidR="00E53410" w:rsidRPr="00E53410" w:rsidRDefault="003D3979">
      <w:pPr>
        <w:pStyle w:val="TDC2"/>
        <w:tabs>
          <w:tab w:val="left" w:pos="880"/>
          <w:tab w:val="right" w:leader="dot" w:pos="8494"/>
        </w:tabs>
        <w:rPr>
          <w:rFonts w:ascii="Arial" w:eastAsiaTheme="minorEastAsia" w:hAnsi="Arial" w:cs="Arial"/>
          <w:smallCaps w:val="0"/>
          <w:noProof/>
          <w:sz w:val="22"/>
          <w:szCs w:val="22"/>
          <w:lang w:val="es-ES" w:eastAsia="es-ES"/>
        </w:rPr>
      </w:pPr>
      <w:hyperlink w:anchor="_Toc526158717" w:history="1">
        <w:r w:rsidR="00E53410" w:rsidRPr="00E53410">
          <w:rPr>
            <w:rStyle w:val="Hipervnculo"/>
            <w:rFonts w:ascii="Arial" w:hAnsi="Arial" w:cs="Arial"/>
            <w:noProof/>
            <w:sz w:val="22"/>
            <w:szCs w:val="22"/>
          </w:rPr>
          <w:t>2.1.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 y Construcción del sitio Pc-GamerZ</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_Toc526158717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12</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18" w:history="1">
        <w:r w:rsidR="00E53410" w:rsidRPr="00E53410">
          <w:rPr>
            <w:rStyle w:val="Hipervnculo"/>
            <w:rFonts w:ascii="Arial" w:hAnsi="Arial" w:cs="Arial"/>
            <w:noProof/>
            <w:sz w:val="22"/>
            <w:szCs w:val="22"/>
          </w:rPr>
          <w:t>2.1.1.</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Análisis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_Toc526158718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13</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19" w:history="1">
        <w:r w:rsidR="00E53410" w:rsidRPr="00E53410">
          <w:rPr>
            <w:rStyle w:val="Hipervnculo"/>
            <w:rFonts w:ascii="Arial" w:hAnsi="Arial" w:cs="Arial"/>
            <w:noProof/>
            <w:sz w:val="22"/>
            <w:szCs w:val="22"/>
            <w:lang w:eastAsia="es-VE"/>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Introducción</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_Toc526158719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13</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Propósito</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_Toc526158720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13</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1"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Alcance</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_Toc526158721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13</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2"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Definiciones, acrónimos y abreviaturas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_Toc526158722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14</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Referencias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_Toc526158723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14</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4" w:history="1">
        <w:r w:rsidR="00E53410" w:rsidRPr="00E53410">
          <w:rPr>
            <w:rStyle w:val="Hipervnculo"/>
            <w:rFonts w:ascii="Arial" w:hAnsi="Arial" w:cs="Arial"/>
            <w:noProof/>
            <w:sz w:val="22"/>
            <w:szCs w:val="22"/>
            <w:lang w:val="es-ES_tradnl"/>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Perspectiva del producto</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_Toc526158724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14</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5"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Características de los usuarios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_Toc526158725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14</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Restricciones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_Toc526158726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15</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Suposiciones y dependencias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_Toc526158727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15</w:t>
        </w:r>
        <w:r w:rsidRPr="00E53410">
          <w:rPr>
            <w:rFonts w:ascii="Arial" w:hAnsi="Arial" w:cs="Arial"/>
            <w:noProof/>
            <w:webHidden/>
            <w:sz w:val="22"/>
            <w:szCs w:val="22"/>
          </w:rPr>
          <w:fldChar w:fldCharType="end"/>
        </w:r>
      </w:hyperlink>
    </w:p>
    <w:p w:rsidR="00E53410" w:rsidRPr="00E53410" w:rsidRDefault="003D3979">
      <w:pPr>
        <w:pStyle w:val="TDC2"/>
        <w:tabs>
          <w:tab w:val="right" w:leader="dot" w:pos="8494"/>
        </w:tabs>
        <w:rPr>
          <w:rFonts w:ascii="Arial" w:eastAsiaTheme="minorEastAsia" w:hAnsi="Arial" w:cs="Arial"/>
          <w:smallCaps w:val="0"/>
          <w:noProof/>
          <w:sz w:val="22"/>
          <w:szCs w:val="22"/>
          <w:lang w:val="es-ES" w:eastAsia="es-ES"/>
        </w:rPr>
      </w:pPr>
      <w:hyperlink w:anchor="_Toc526158728" w:history="1">
        <w:r w:rsidR="00E53410" w:rsidRPr="00E53410">
          <w:rPr>
            <w:rStyle w:val="Hipervnculo"/>
            <w:rFonts w:ascii="Arial" w:hAnsi="Arial" w:cs="Arial"/>
            <w:noProof/>
            <w:sz w:val="22"/>
            <w:szCs w:val="22"/>
          </w:rPr>
          <w:t>Requisitos específicos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_Toc526158728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15</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29"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usuario</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_Toc526158729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15</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0"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hardware</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_Toc526158730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15</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1"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software</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_Toc526158731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16</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2"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Interfaces de comunicación</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_Toc526158732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16</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3"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funcionales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_Toc526158733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16</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4"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Requisitos no funcionales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_Toc526158734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17</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5" w:history="1">
        <w:r w:rsidR="00E53410" w:rsidRPr="00E53410">
          <w:rPr>
            <w:rStyle w:val="Hipervnculo"/>
            <w:rFonts w:ascii="Arial" w:hAnsi="Arial" w:cs="Arial"/>
            <w:noProof/>
            <w:sz w:val="22"/>
            <w:szCs w:val="22"/>
          </w:rPr>
          <w:t>2.1.2.</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Diseño</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_Toc526158735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18</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6"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Modelo de BD</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_Toc526158736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18</w:t>
        </w:r>
        <w:r w:rsidRPr="00E53410">
          <w:rPr>
            <w:rFonts w:ascii="Arial" w:hAnsi="Arial" w:cs="Arial"/>
            <w:noProof/>
            <w:webHidden/>
            <w:sz w:val="22"/>
            <w:szCs w:val="22"/>
          </w:rPr>
          <w:fldChar w:fldCharType="end"/>
        </w:r>
      </w:hyperlink>
    </w:p>
    <w:p w:rsidR="00E53410" w:rsidRPr="00E53410" w:rsidRDefault="003D3979">
      <w:pPr>
        <w:pStyle w:val="TDC2"/>
        <w:tabs>
          <w:tab w:val="left" w:pos="660"/>
          <w:tab w:val="right" w:leader="dot" w:pos="8494"/>
        </w:tabs>
        <w:rPr>
          <w:rFonts w:ascii="Arial" w:eastAsiaTheme="minorEastAsia" w:hAnsi="Arial" w:cs="Arial"/>
          <w:smallCaps w:val="0"/>
          <w:noProof/>
          <w:sz w:val="22"/>
          <w:szCs w:val="22"/>
          <w:lang w:val="es-ES" w:eastAsia="es-ES"/>
        </w:rPr>
      </w:pPr>
      <w:hyperlink w:anchor="_Toc526158737" w:history="1">
        <w:r w:rsidR="00E53410" w:rsidRPr="00E53410">
          <w:rPr>
            <w:rStyle w:val="Hipervnculo"/>
            <w:rFonts w:ascii="Arial" w:hAnsi="Arial" w:cs="Arial"/>
            <w:noProof/>
            <w:sz w:val="22"/>
            <w:szCs w:val="22"/>
          </w:rPr>
          <w:t></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Funcionalidad del producto</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_Toc526158737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19</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8" w:history="1">
        <w:r w:rsidR="00E53410" w:rsidRPr="00E53410">
          <w:rPr>
            <w:rStyle w:val="Hipervnculo"/>
            <w:rFonts w:ascii="Arial" w:hAnsi="Arial" w:cs="Arial"/>
            <w:noProof/>
            <w:sz w:val="22"/>
            <w:szCs w:val="22"/>
          </w:rPr>
          <w:t>2.1.3.</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Codificación</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_Toc526158738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19</w:t>
        </w:r>
        <w:r w:rsidRPr="00E53410">
          <w:rPr>
            <w:rFonts w:ascii="Arial" w:hAnsi="Arial" w:cs="Arial"/>
            <w:noProof/>
            <w:webHidden/>
            <w:sz w:val="22"/>
            <w:szCs w:val="22"/>
          </w:rPr>
          <w:fldChar w:fldCharType="end"/>
        </w:r>
      </w:hyperlink>
    </w:p>
    <w:p w:rsidR="00E53410" w:rsidRPr="00E53410" w:rsidRDefault="003D3979">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6158739" w:history="1">
        <w:r w:rsidR="00E53410" w:rsidRPr="00E53410">
          <w:rPr>
            <w:rStyle w:val="Hipervnculo"/>
            <w:rFonts w:ascii="Arial" w:hAnsi="Arial" w:cs="Arial"/>
            <w:noProof/>
            <w:sz w:val="22"/>
            <w:szCs w:val="22"/>
          </w:rPr>
          <w:t>2.1.4.</w:t>
        </w:r>
        <w:r w:rsidR="00E53410" w:rsidRPr="00E53410">
          <w:rPr>
            <w:rFonts w:ascii="Arial" w:eastAsiaTheme="minorEastAsia" w:hAnsi="Arial" w:cs="Arial"/>
            <w:smallCaps w:val="0"/>
            <w:noProof/>
            <w:sz w:val="22"/>
            <w:szCs w:val="22"/>
            <w:lang w:val="es-ES" w:eastAsia="es-ES"/>
          </w:rPr>
          <w:tab/>
        </w:r>
        <w:r w:rsidR="00E53410" w:rsidRPr="00E53410">
          <w:rPr>
            <w:rStyle w:val="Hipervnculo"/>
            <w:rFonts w:ascii="Arial" w:hAnsi="Arial" w:cs="Arial"/>
            <w:noProof/>
            <w:sz w:val="22"/>
            <w:szCs w:val="22"/>
          </w:rPr>
          <w:t>Pruebas</w:t>
        </w:r>
        <w:r w:rsidR="00E53410" w:rsidRPr="00E53410">
          <w:rPr>
            <w:rFonts w:ascii="Arial" w:hAnsi="Arial" w:cs="Arial"/>
            <w:noProof/>
            <w:webHidden/>
            <w:sz w:val="22"/>
            <w:szCs w:val="22"/>
          </w:rPr>
          <w:tab/>
        </w:r>
        <w:r w:rsidRPr="00E53410">
          <w:rPr>
            <w:rFonts w:ascii="Arial" w:hAnsi="Arial" w:cs="Arial"/>
            <w:noProof/>
            <w:webHidden/>
            <w:sz w:val="22"/>
            <w:szCs w:val="22"/>
          </w:rPr>
          <w:fldChar w:fldCharType="begin"/>
        </w:r>
        <w:r w:rsidR="00E53410" w:rsidRPr="00E53410">
          <w:rPr>
            <w:rFonts w:ascii="Arial" w:hAnsi="Arial" w:cs="Arial"/>
            <w:noProof/>
            <w:webHidden/>
            <w:sz w:val="22"/>
            <w:szCs w:val="22"/>
          </w:rPr>
          <w:instrText xml:space="preserve"> PAGEREF _Toc526158739 \h </w:instrText>
        </w:r>
        <w:r w:rsidRPr="00E53410">
          <w:rPr>
            <w:rFonts w:ascii="Arial" w:hAnsi="Arial" w:cs="Arial"/>
            <w:noProof/>
            <w:webHidden/>
            <w:sz w:val="22"/>
            <w:szCs w:val="22"/>
          </w:rPr>
        </w:r>
        <w:r w:rsidRPr="00E53410">
          <w:rPr>
            <w:rFonts w:ascii="Arial" w:hAnsi="Arial" w:cs="Arial"/>
            <w:noProof/>
            <w:webHidden/>
            <w:sz w:val="22"/>
            <w:szCs w:val="22"/>
          </w:rPr>
          <w:fldChar w:fldCharType="separate"/>
        </w:r>
        <w:r w:rsidR="00011B57">
          <w:rPr>
            <w:rFonts w:ascii="Arial" w:hAnsi="Arial" w:cs="Arial"/>
            <w:noProof/>
            <w:webHidden/>
            <w:sz w:val="22"/>
            <w:szCs w:val="22"/>
          </w:rPr>
          <w:t>20</w:t>
        </w:r>
        <w:r w:rsidRPr="00E53410">
          <w:rPr>
            <w:rFonts w:ascii="Arial" w:hAnsi="Arial" w:cs="Arial"/>
            <w:noProof/>
            <w:webHidden/>
            <w:sz w:val="22"/>
            <w:szCs w:val="22"/>
          </w:rPr>
          <w:fldChar w:fldCharType="end"/>
        </w:r>
      </w:hyperlink>
    </w:p>
    <w:p w:rsidR="00E53410" w:rsidRPr="00E53410" w:rsidRDefault="003D3979" w:rsidP="00E53410">
      <w:pPr>
        <w:pStyle w:val="TDC1"/>
        <w:rPr>
          <w:rFonts w:eastAsiaTheme="minorEastAsia"/>
          <w:noProof/>
          <w:lang w:val="es-ES" w:eastAsia="es-ES"/>
        </w:rPr>
      </w:pPr>
      <w:hyperlink w:anchor="_Toc526158740" w:history="1">
        <w:r w:rsidR="00E53410" w:rsidRPr="00E53410">
          <w:rPr>
            <w:rStyle w:val="Hipervnculo"/>
            <w:noProof/>
            <w:sz w:val="22"/>
            <w:szCs w:val="22"/>
          </w:rPr>
          <w:t>Capítulo 3) Herramientas y/o lenguajes de programación</w:t>
        </w:r>
        <w:r w:rsidR="00E53410" w:rsidRPr="00E53410">
          <w:rPr>
            <w:noProof/>
            <w:webHidden/>
          </w:rPr>
          <w:tab/>
        </w:r>
        <w:r w:rsidRPr="00E53410">
          <w:rPr>
            <w:noProof/>
            <w:webHidden/>
          </w:rPr>
          <w:fldChar w:fldCharType="begin"/>
        </w:r>
        <w:r w:rsidR="00E53410" w:rsidRPr="00E53410">
          <w:rPr>
            <w:noProof/>
            <w:webHidden/>
          </w:rPr>
          <w:instrText xml:space="preserve"> PAGEREF _Toc526158740 \h </w:instrText>
        </w:r>
        <w:r w:rsidRPr="00E53410">
          <w:rPr>
            <w:noProof/>
            <w:webHidden/>
          </w:rPr>
        </w:r>
        <w:r w:rsidRPr="00E53410">
          <w:rPr>
            <w:noProof/>
            <w:webHidden/>
          </w:rPr>
          <w:fldChar w:fldCharType="separate"/>
        </w:r>
        <w:r w:rsidR="00011B57">
          <w:rPr>
            <w:noProof/>
            <w:webHidden/>
          </w:rPr>
          <w:t>28</w:t>
        </w:r>
        <w:r w:rsidRPr="00E53410">
          <w:rPr>
            <w:noProof/>
            <w:webHidden/>
          </w:rPr>
          <w:fldChar w:fldCharType="end"/>
        </w:r>
      </w:hyperlink>
    </w:p>
    <w:p w:rsidR="00E53410" w:rsidRPr="00E53410" w:rsidRDefault="003D3979" w:rsidP="00E53410">
      <w:pPr>
        <w:pStyle w:val="TDC1"/>
        <w:rPr>
          <w:rFonts w:eastAsiaTheme="minorEastAsia"/>
          <w:noProof/>
          <w:lang w:val="es-ES" w:eastAsia="es-ES"/>
        </w:rPr>
      </w:pPr>
      <w:hyperlink w:anchor="_Toc526158741" w:history="1">
        <w:r w:rsidR="00E53410" w:rsidRPr="00E53410">
          <w:rPr>
            <w:rStyle w:val="Hipervnculo"/>
            <w:noProof/>
            <w:sz w:val="22"/>
            <w:szCs w:val="22"/>
          </w:rPr>
          <w:t>Capítulo 4) Resultados</w:t>
        </w:r>
        <w:r w:rsidR="00E53410" w:rsidRPr="00E53410">
          <w:rPr>
            <w:noProof/>
            <w:webHidden/>
          </w:rPr>
          <w:tab/>
        </w:r>
        <w:r w:rsidRPr="00E53410">
          <w:rPr>
            <w:noProof/>
            <w:webHidden/>
          </w:rPr>
          <w:fldChar w:fldCharType="begin"/>
        </w:r>
        <w:r w:rsidR="00E53410" w:rsidRPr="00E53410">
          <w:rPr>
            <w:noProof/>
            <w:webHidden/>
          </w:rPr>
          <w:instrText xml:space="preserve"> PAGEREF _Toc526158741 \h </w:instrText>
        </w:r>
        <w:r w:rsidRPr="00E53410">
          <w:rPr>
            <w:noProof/>
            <w:webHidden/>
          </w:rPr>
        </w:r>
        <w:r w:rsidRPr="00E53410">
          <w:rPr>
            <w:noProof/>
            <w:webHidden/>
          </w:rPr>
          <w:fldChar w:fldCharType="separate"/>
        </w:r>
        <w:r w:rsidR="00011B57">
          <w:rPr>
            <w:noProof/>
            <w:webHidden/>
          </w:rPr>
          <w:t>29</w:t>
        </w:r>
        <w:r w:rsidRPr="00E53410">
          <w:rPr>
            <w:noProof/>
            <w:webHidden/>
          </w:rPr>
          <w:fldChar w:fldCharType="end"/>
        </w:r>
      </w:hyperlink>
    </w:p>
    <w:p w:rsidR="00E53410" w:rsidRPr="00E53410" w:rsidRDefault="003D3979" w:rsidP="00E53410">
      <w:pPr>
        <w:pStyle w:val="TDC1"/>
        <w:rPr>
          <w:rFonts w:eastAsiaTheme="minorEastAsia"/>
          <w:noProof/>
          <w:lang w:val="es-ES" w:eastAsia="es-ES"/>
        </w:rPr>
      </w:pPr>
      <w:hyperlink w:anchor="_Toc526158742" w:history="1">
        <w:r w:rsidR="00E53410" w:rsidRPr="00E53410">
          <w:rPr>
            <w:rStyle w:val="Hipervnculo"/>
            <w:noProof/>
            <w:sz w:val="22"/>
            <w:szCs w:val="22"/>
          </w:rPr>
          <w:t>Capítulo 5) Conclusiones y futuros trabajos</w:t>
        </w:r>
        <w:r w:rsidR="00E53410" w:rsidRPr="00E53410">
          <w:rPr>
            <w:noProof/>
            <w:webHidden/>
          </w:rPr>
          <w:tab/>
        </w:r>
        <w:r w:rsidRPr="00E53410">
          <w:rPr>
            <w:noProof/>
            <w:webHidden/>
          </w:rPr>
          <w:fldChar w:fldCharType="begin"/>
        </w:r>
        <w:r w:rsidR="00E53410" w:rsidRPr="00E53410">
          <w:rPr>
            <w:noProof/>
            <w:webHidden/>
          </w:rPr>
          <w:instrText xml:space="preserve"> PAGEREF _Toc526158742 \h </w:instrText>
        </w:r>
        <w:r w:rsidRPr="00E53410">
          <w:rPr>
            <w:noProof/>
            <w:webHidden/>
          </w:rPr>
        </w:r>
        <w:r w:rsidRPr="00E53410">
          <w:rPr>
            <w:noProof/>
            <w:webHidden/>
          </w:rPr>
          <w:fldChar w:fldCharType="separate"/>
        </w:r>
        <w:r w:rsidR="00011B57">
          <w:rPr>
            <w:noProof/>
            <w:webHidden/>
          </w:rPr>
          <w:t>30</w:t>
        </w:r>
        <w:r w:rsidRPr="00E53410">
          <w:rPr>
            <w:noProof/>
            <w:webHidden/>
          </w:rPr>
          <w:fldChar w:fldCharType="end"/>
        </w:r>
      </w:hyperlink>
    </w:p>
    <w:p w:rsidR="00E53410" w:rsidRPr="00E53410" w:rsidRDefault="003D3979" w:rsidP="00E53410">
      <w:pPr>
        <w:pStyle w:val="TDC1"/>
        <w:rPr>
          <w:rFonts w:eastAsiaTheme="minorEastAsia"/>
          <w:noProof/>
          <w:lang w:val="es-ES" w:eastAsia="es-ES"/>
        </w:rPr>
      </w:pPr>
      <w:hyperlink w:anchor="_Toc526158743" w:history="1">
        <w:r w:rsidR="00E53410" w:rsidRPr="00E53410">
          <w:rPr>
            <w:rStyle w:val="Hipervnculo"/>
            <w:noProof/>
            <w:sz w:val="22"/>
            <w:szCs w:val="22"/>
          </w:rPr>
          <w:t>Referencias bibliográficas</w:t>
        </w:r>
        <w:r w:rsidR="00E53410" w:rsidRPr="00E53410">
          <w:rPr>
            <w:noProof/>
            <w:webHidden/>
          </w:rPr>
          <w:tab/>
        </w:r>
        <w:r w:rsidRPr="00E53410">
          <w:rPr>
            <w:noProof/>
            <w:webHidden/>
          </w:rPr>
          <w:fldChar w:fldCharType="begin"/>
        </w:r>
        <w:r w:rsidR="00E53410" w:rsidRPr="00E53410">
          <w:rPr>
            <w:noProof/>
            <w:webHidden/>
          </w:rPr>
          <w:instrText xml:space="preserve"> PAGEREF _Toc526158743 \h </w:instrText>
        </w:r>
        <w:r w:rsidRPr="00E53410">
          <w:rPr>
            <w:noProof/>
            <w:webHidden/>
          </w:rPr>
        </w:r>
        <w:r w:rsidRPr="00E53410">
          <w:rPr>
            <w:noProof/>
            <w:webHidden/>
          </w:rPr>
          <w:fldChar w:fldCharType="separate"/>
        </w:r>
        <w:r w:rsidR="00011B57">
          <w:rPr>
            <w:noProof/>
            <w:webHidden/>
          </w:rPr>
          <w:t>31</w:t>
        </w:r>
        <w:r w:rsidRPr="00E53410">
          <w:rPr>
            <w:noProof/>
            <w:webHidden/>
          </w:rPr>
          <w:fldChar w:fldCharType="end"/>
        </w:r>
      </w:hyperlink>
    </w:p>
    <w:p w:rsidR="0016011F" w:rsidRDefault="003D3979" w:rsidP="0016011F">
      <w:pPr>
        <w:pStyle w:val="Titulo1"/>
        <w:rPr>
          <w:sz w:val="22"/>
          <w:szCs w:val="22"/>
        </w:rPr>
      </w:pPr>
      <w:r w:rsidRPr="00E53410">
        <w:rPr>
          <w:sz w:val="22"/>
          <w:szCs w:val="22"/>
        </w:rPr>
        <w:fldChar w:fldCharType="end"/>
      </w:r>
    </w:p>
    <w:p w:rsidR="00E103E8" w:rsidRDefault="00E103E8" w:rsidP="00E103E8">
      <w:pPr>
        <w:pStyle w:val="Ttulo1"/>
      </w:pPr>
    </w:p>
    <w:p w:rsidR="00E103E8" w:rsidRDefault="00E103E8" w:rsidP="00E103E8">
      <w:pPr>
        <w:pStyle w:val="Titulo1"/>
      </w:pPr>
    </w:p>
    <w:p w:rsidR="00E103E8" w:rsidRDefault="00E103E8" w:rsidP="00E103E8">
      <w:pPr>
        <w:pStyle w:val="Ttulo1"/>
      </w:pPr>
    </w:p>
    <w:p w:rsidR="00E103E8" w:rsidRDefault="00E103E8" w:rsidP="00E103E8">
      <w:pPr>
        <w:pStyle w:val="Titulo1"/>
      </w:pPr>
    </w:p>
    <w:p w:rsidR="00E103E8" w:rsidRDefault="00E103E8" w:rsidP="00E103E8">
      <w:pPr>
        <w:pStyle w:val="Ttulo1"/>
      </w:pPr>
    </w:p>
    <w:p w:rsidR="00E103E8" w:rsidRDefault="00E103E8" w:rsidP="00E103E8">
      <w:pPr>
        <w:pStyle w:val="Titulo1"/>
      </w:pPr>
    </w:p>
    <w:p w:rsidR="00E103E8" w:rsidRDefault="00E103E8" w:rsidP="00E103E8">
      <w:pPr>
        <w:pStyle w:val="Ttulo1"/>
      </w:pPr>
    </w:p>
    <w:p w:rsidR="00E103E8" w:rsidRDefault="00E103E8" w:rsidP="00E103E8">
      <w:pPr>
        <w:pStyle w:val="Titulo1"/>
      </w:pPr>
    </w:p>
    <w:p w:rsidR="00E103E8" w:rsidRDefault="00E103E8" w:rsidP="00E103E8">
      <w:pPr>
        <w:pStyle w:val="Ttulo1"/>
      </w:pPr>
    </w:p>
    <w:p w:rsidR="00E103E8" w:rsidRDefault="00E103E8" w:rsidP="00E103E8">
      <w:pPr>
        <w:pStyle w:val="Titulo1"/>
      </w:pPr>
    </w:p>
    <w:p w:rsidR="00E103E8" w:rsidRDefault="00E103E8" w:rsidP="00E103E8">
      <w:pPr>
        <w:pStyle w:val="Ttulo1"/>
      </w:pPr>
    </w:p>
    <w:p w:rsidR="00E103E8" w:rsidRDefault="00E103E8" w:rsidP="00E103E8">
      <w:pPr>
        <w:pStyle w:val="Titulo1"/>
      </w:pPr>
    </w:p>
    <w:p w:rsidR="00E103E8" w:rsidRDefault="00E103E8" w:rsidP="00E103E8">
      <w:pPr>
        <w:pStyle w:val="Ttulo1"/>
      </w:pPr>
    </w:p>
    <w:p w:rsidR="00E103E8" w:rsidRDefault="00E103E8" w:rsidP="00E103E8">
      <w:pPr>
        <w:pStyle w:val="Titulo1"/>
      </w:pPr>
    </w:p>
    <w:p w:rsidR="00E103E8" w:rsidRDefault="00E103E8" w:rsidP="00E103E8">
      <w:pPr>
        <w:pStyle w:val="Ttulo1"/>
      </w:pPr>
    </w:p>
    <w:p w:rsidR="00E103E8" w:rsidRDefault="00E103E8" w:rsidP="00E103E8">
      <w:pPr>
        <w:pStyle w:val="Titulo1"/>
      </w:pPr>
    </w:p>
    <w:p w:rsidR="00E103E8" w:rsidRDefault="00E103E8" w:rsidP="00E103E8">
      <w:pPr>
        <w:pStyle w:val="Ttulo1"/>
      </w:pPr>
    </w:p>
    <w:p w:rsidR="00E103E8" w:rsidRDefault="00E103E8" w:rsidP="00E103E8">
      <w:pPr>
        <w:pStyle w:val="Titulo1"/>
      </w:pPr>
    </w:p>
    <w:p w:rsidR="00E103E8" w:rsidRDefault="00E103E8" w:rsidP="0016011F">
      <w:pPr>
        <w:pStyle w:val="TDC1"/>
      </w:pPr>
    </w:p>
    <w:p w:rsidR="00285B16" w:rsidRDefault="0016011F" w:rsidP="0016011F">
      <w:pPr>
        <w:pStyle w:val="TDC1"/>
        <w:rPr>
          <w:noProof/>
        </w:rPr>
      </w:pPr>
      <w:r>
        <w:t>Indice</w:t>
      </w:r>
      <w:r w:rsidRPr="00E53410">
        <w:t xml:space="preserve"> DE</w:t>
      </w:r>
      <w:r>
        <w:t xml:space="preserve"> figuras</w:t>
      </w:r>
      <w:r w:rsidR="003D3979" w:rsidRPr="0016011F">
        <w:rPr>
          <w:sz w:val="22"/>
          <w:szCs w:val="22"/>
        </w:rPr>
        <w:fldChar w:fldCharType="begin"/>
      </w:r>
      <w:r w:rsidRPr="0016011F">
        <w:rPr>
          <w:sz w:val="22"/>
          <w:szCs w:val="22"/>
        </w:rPr>
        <w:instrText xml:space="preserve"> TOC \h \z \c "Figura" </w:instrText>
      </w:r>
      <w:r w:rsidR="003D3979" w:rsidRPr="0016011F">
        <w:rPr>
          <w:sz w:val="22"/>
          <w:szCs w:val="22"/>
        </w:rPr>
        <w:fldChar w:fldCharType="separate"/>
      </w:r>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08" w:history="1">
        <w:r w:rsidR="00285B16" w:rsidRPr="00285B16">
          <w:rPr>
            <w:rStyle w:val="Hipervnculo"/>
            <w:rFonts w:ascii="Arial" w:hAnsi="Arial" w:cs="Arial"/>
            <w:noProof/>
            <w:sz w:val="22"/>
            <w:szCs w:val="22"/>
          </w:rPr>
          <w:t>Figura 1 Modelo Incremental e Iterativo</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_Toc526275408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12</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09" w:history="1">
        <w:r w:rsidR="00285B16" w:rsidRPr="00285B16">
          <w:rPr>
            <w:rStyle w:val="Hipervnculo"/>
            <w:rFonts w:ascii="Arial" w:hAnsi="Arial" w:cs="Arial"/>
            <w:noProof/>
            <w:sz w:val="22"/>
            <w:szCs w:val="22"/>
          </w:rPr>
          <w:t>Figura 2 Modelo de Base de Datos.</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_Toc526275409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18</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0" w:history="1">
        <w:r w:rsidR="00285B16" w:rsidRPr="00285B16">
          <w:rPr>
            <w:rStyle w:val="Hipervnculo"/>
            <w:rFonts w:ascii="Arial" w:hAnsi="Arial" w:cs="Arial"/>
            <w:noProof/>
            <w:sz w:val="22"/>
            <w:szCs w:val="22"/>
          </w:rPr>
          <w:t>Figura 3 Diagrama de Casos de Uso</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_Toc526275410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19</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1" w:history="1">
        <w:r w:rsidR="00285B16" w:rsidRPr="00285B16">
          <w:rPr>
            <w:rStyle w:val="Hipervnculo"/>
            <w:rFonts w:ascii="Arial" w:hAnsi="Arial" w:cs="Arial"/>
            <w:noProof/>
            <w:sz w:val="22"/>
            <w:szCs w:val="22"/>
          </w:rPr>
          <w:t>Figura 4 Informe de eXaminator (1)</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_Toc526275411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20</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2" w:history="1">
        <w:r w:rsidR="00285B16" w:rsidRPr="00285B16">
          <w:rPr>
            <w:rStyle w:val="Hipervnculo"/>
            <w:rFonts w:ascii="Arial" w:hAnsi="Arial" w:cs="Arial"/>
            <w:noProof/>
            <w:sz w:val="22"/>
            <w:szCs w:val="22"/>
          </w:rPr>
          <w:t>Figura 5 Lista completa de pruebas (1)</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_Toc526275412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21</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3" w:history="1">
        <w:r w:rsidR="00285B16" w:rsidRPr="00285B16">
          <w:rPr>
            <w:rStyle w:val="Hipervnculo"/>
            <w:rFonts w:ascii="Arial" w:hAnsi="Arial" w:cs="Arial"/>
            <w:noProof/>
            <w:sz w:val="22"/>
            <w:szCs w:val="22"/>
          </w:rPr>
          <w:t>Figura 6 Score ponderado (1)</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_Toc526275413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21</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4" w:history="1">
        <w:r w:rsidR="00285B16" w:rsidRPr="00285B16">
          <w:rPr>
            <w:rStyle w:val="Hipervnculo"/>
            <w:rFonts w:ascii="Arial" w:hAnsi="Arial" w:cs="Arial"/>
            <w:noProof/>
            <w:sz w:val="22"/>
            <w:szCs w:val="22"/>
          </w:rPr>
          <w:t>Figura 7 Resultados del tipo “Muy mal”</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_Toc526275414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22</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5" w:history="1">
        <w:r w:rsidR="00285B16" w:rsidRPr="00285B16">
          <w:rPr>
            <w:rStyle w:val="Hipervnculo"/>
            <w:rFonts w:ascii="Arial" w:hAnsi="Arial" w:cs="Arial"/>
            <w:noProof/>
            <w:sz w:val="22"/>
            <w:szCs w:val="22"/>
          </w:rPr>
          <w:t>Figura 8 Detalle de resultado “Muy Mal”</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_Toc526275415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23</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6" w:history="1">
        <w:r w:rsidR="00285B16" w:rsidRPr="00285B16">
          <w:rPr>
            <w:rStyle w:val="Hipervnculo"/>
            <w:rFonts w:ascii="Arial" w:hAnsi="Arial" w:cs="Arial"/>
            <w:noProof/>
            <w:sz w:val="22"/>
            <w:szCs w:val="22"/>
          </w:rPr>
          <w:t>Figura 9 Código sin corregir (1)</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_Toc526275416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23</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7" w:history="1">
        <w:r w:rsidR="00285B16" w:rsidRPr="00285B16">
          <w:rPr>
            <w:rStyle w:val="Hipervnculo"/>
            <w:rFonts w:ascii="Arial" w:hAnsi="Arial" w:cs="Arial"/>
            <w:noProof/>
            <w:sz w:val="22"/>
            <w:szCs w:val="22"/>
          </w:rPr>
          <w:t>Figura 10 Código corregido (1)</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_Toc526275417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24</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8" w:history="1">
        <w:r w:rsidR="00285B16" w:rsidRPr="00285B16">
          <w:rPr>
            <w:rStyle w:val="Hipervnculo"/>
            <w:rFonts w:ascii="Arial" w:hAnsi="Arial" w:cs="Arial"/>
            <w:noProof/>
            <w:sz w:val="22"/>
            <w:szCs w:val="22"/>
          </w:rPr>
          <w:t>Figura 11 Informe de eXaminator (2)</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_Toc526275418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24</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19" w:history="1">
        <w:r w:rsidR="00285B16" w:rsidRPr="00285B16">
          <w:rPr>
            <w:rStyle w:val="Hipervnculo"/>
            <w:rFonts w:ascii="Arial" w:hAnsi="Arial" w:cs="Arial"/>
            <w:noProof/>
            <w:sz w:val="22"/>
            <w:szCs w:val="22"/>
          </w:rPr>
          <w:t>Figura 12 Detalle de resultado “Mal”</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_Toc526275419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25</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20" w:history="1">
        <w:r w:rsidR="00285B16" w:rsidRPr="00285B16">
          <w:rPr>
            <w:rStyle w:val="Hipervnculo"/>
            <w:rFonts w:ascii="Arial" w:hAnsi="Arial" w:cs="Arial"/>
            <w:noProof/>
            <w:sz w:val="22"/>
            <w:szCs w:val="22"/>
          </w:rPr>
          <w:t>Figura 13 Criterio de Conformidad 2.4.1</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_Toc526275420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25</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21" w:history="1">
        <w:r w:rsidR="00285B16" w:rsidRPr="00285B16">
          <w:rPr>
            <w:rStyle w:val="Hipervnculo"/>
            <w:rFonts w:ascii="Arial" w:hAnsi="Arial" w:cs="Arial"/>
            <w:noProof/>
            <w:sz w:val="22"/>
            <w:szCs w:val="22"/>
          </w:rPr>
          <w:t>Figura 14 Informe de eXaminator (3)</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_Toc526275421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27</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22" w:history="1">
        <w:r w:rsidR="00285B16" w:rsidRPr="00285B16">
          <w:rPr>
            <w:rStyle w:val="Hipervnculo"/>
            <w:rFonts w:ascii="Arial" w:hAnsi="Arial" w:cs="Arial"/>
            <w:noProof/>
            <w:sz w:val="22"/>
            <w:szCs w:val="22"/>
          </w:rPr>
          <w:t>Figura 15 Lista completa de pruebas (2)</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_Toc526275422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27</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23" w:history="1">
        <w:r w:rsidR="00285B16" w:rsidRPr="00285B16">
          <w:rPr>
            <w:rStyle w:val="Hipervnculo"/>
            <w:rFonts w:ascii="Arial" w:hAnsi="Arial" w:cs="Arial"/>
            <w:noProof/>
            <w:sz w:val="22"/>
            <w:szCs w:val="22"/>
          </w:rPr>
          <w:t>Figura 16 Score ponderado (2)</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_Toc526275423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28</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24" w:history="1">
        <w:r w:rsidR="00285B16" w:rsidRPr="00285B16">
          <w:rPr>
            <w:rStyle w:val="Hipervnculo"/>
            <w:rFonts w:ascii="Arial" w:hAnsi="Arial" w:cs="Arial"/>
            <w:noProof/>
            <w:sz w:val="22"/>
            <w:szCs w:val="22"/>
          </w:rPr>
          <w:t>Figura 17 Detalle de resultado “Mal”</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_Toc526275424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28</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25" w:history="1">
        <w:r w:rsidR="00285B16" w:rsidRPr="00285B16">
          <w:rPr>
            <w:rStyle w:val="Hipervnculo"/>
            <w:rFonts w:ascii="Arial" w:hAnsi="Arial" w:cs="Arial"/>
            <w:noProof/>
            <w:sz w:val="22"/>
            <w:szCs w:val="22"/>
          </w:rPr>
          <w:t>Figura 18 Código sin corregir (2)</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_Toc526275425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28</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26" w:history="1">
        <w:r w:rsidR="00285B16" w:rsidRPr="00285B16">
          <w:rPr>
            <w:rStyle w:val="Hipervnculo"/>
            <w:rFonts w:ascii="Arial" w:hAnsi="Arial" w:cs="Arial"/>
            <w:noProof/>
            <w:sz w:val="22"/>
            <w:szCs w:val="22"/>
          </w:rPr>
          <w:t>Figura 19 Código corregido (2)</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_Toc526275426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29</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27" w:history="1">
        <w:r w:rsidR="00285B16" w:rsidRPr="00285B16">
          <w:rPr>
            <w:rStyle w:val="Hipervnculo"/>
            <w:rFonts w:ascii="Arial" w:hAnsi="Arial" w:cs="Arial"/>
            <w:noProof/>
            <w:sz w:val="22"/>
            <w:szCs w:val="22"/>
          </w:rPr>
          <w:t>Figura 20 Informe de eXaminator (4)</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_Toc526275427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29</w:t>
        </w:r>
        <w:r w:rsidRPr="00285B16">
          <w:rPr>
            <w:rFonts w:ascii="Arial" w:hAnsi="Arial" w:cs="Arial"/>
            <w:noProof/>
            <w:webHidden/>
            <w:sz w:val="22"/>
            <w:szCs w:val="22"/>
          </w:rPr>
          <w:fldChar w:fldCharType="end"/>
        </w:r>
      </w:hyperlink>
    </w:p>
    <w:p w:rsidR="00285B16" w:rsidRPr="00285B16"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275428" w:history="1">
        <w:r w:rsidR="00285B16" w:rsidRPr="00285B16">
          <w:rPr>
            <w:rStyle w:val="Hipervnculo"/>
            <w:rFonts w:ascii="Arial" w:hAnsi="Arial" w:cs="Arial"/>
            <w:noProof/>
            <w:sz w:val="22"/>
            <w:szCs w:val="22"/>
          </w:rPr>
          <w:t>Figura 21 Resultado Final de eXaminator</w:t>
        </w:r>
        <w:r w:rsidR="00285B16" w:rsidRPr="00285B16">
          <w:rPr>
            <w:rFonts w:ascii="Arial" w:hAnsi="Arial" w:cs="Arial"/>
            <w:noProof/>
            <w:webHidden/>
            <w:sz w:val="22"/>
            <w:szCs w:val="22"/>
          </w:rPr>
          <w:tab/>
        </w:r>
        <w:r w:rsidRPr="00285B16">
          <w:rPr>
            <w:rFonts w:ascii="Arial" w:hAnsi="Arial" w:cs="Arial"/>
            <w:noProof/>
            <w:webHidden/>
            <w:sz w:val="22"/>
            <w:szCs w:val="22"/>
          </w:rPr>
          <w:fldChar w:fldCharType="begin"/>
        </w:r>
        <w:r w:rsidR="00285B16" w:rsidRPr="00285B16">
          <w:rPr>
            <w:rFonts w:ascii="Arial" w:hAnsi="Arial" w:cs="Arial"/>
            <w:noProof/>
            <w:webHidden/>
            <w:sz w:val="22"/>
            <w:szCs w:val="22"/>
          </w:rPr>
          <w:instrText xml:space="preserve"> PAGEREF _Toc526275428 \h </w:instrText>
        </w:r>
        <w:r w:rsidRPr="00285B16">
          <w:rPr>
            <w:rFonts w:ascii="Arial" w:hAnsi="Arial" w:cs="Arial"/>
            <w:noProof/>
            <w:webHidden/>
            <w:sz w:val="22"/>
            <w:szCs w:val="22"/>
          </w:rPr>
        </w:r>
        <w:r w:rsidRPr="00285B16">
          <w:rPr>
            <w:rFonts w:ascii="Arial" w:hAnsi="Arial" w:cs="Arial"/>
            <w:noProof/>
            <w:webHidden/>
            <w:sz w:val="22"/>
            <w:szCs w:val="22"/>
          </w:rPr>
          <w:fldChar w:fldCharType="separate"/>
        </w:r>
        <w:r w:rsidR="00285B16" w:rsidRPr="00285B16">
          <w:rPr>
            <w:rFonts w:ascii="Arial" w:hAnsi="Arial" w:cs="Arial"/>
            <w:noProof/>
            <w:webHidden/>
            <w:sz w:val="22"/>
            <w:szCs w:val="22"/>
          </w:rPr>
          <w:t>31</w:t>
        </w:r>
        <w:r w:rsidRPr="00285B16">
          <w:rPr>
            <w:rFonts w:ascii="Arial" w:hAnsi="Arial" w:cs="Arial"/>
            <w:noProof/>
            <w:webHidden/>
            <w:sz w:val="22"/>
            <w:szCs w:val="22"/>
          </w:rPr>
          <w:fldChar w:fldCharType="end"/>
        </w:r>
      </w:hyperlink>
    </w:p>
    <w:p w:rsidR="00E103E8" w:rsidRDefault="003D3979" w:rsidP="0016011F">
      <w:pPr>
        <w:pStyle w:val="TDC1"/>
        <w:rPr>
          <w:sz w:val="22"/>
          <w:szCs w:val="22"/>
        </w:rPr>
      </w:pPr>
      <w:r w:rsidRPr="0016011F">
        <w:rPr>
          <w:sz w:val="22"/>
          <w:szCs w:val="22"/>
        </w:rPr>
        <w:fldChar w:fldCharType="end"/>
      </w:r>
    </w:p>
    <w:p w:rsidR="0016011F" w:rsidRPr="0016011F" w:rsidRDefault="0016011F" w:rsidP="0016011F">
      <w:pPr>
        <w:pStyle w:val="TDC1"/>
        <w:rPr>
          <w:b w:val="0"/>
          <w:sz w:val="22"/>
          <w:szCs w:val="22"/>
        </w:rPr>
      </w:pPr>
      <w:r>
        <w:t>Indice</w:t>
      </w:r>
      <w:r w:rsidRPr="00E53410">
        <w:t xml:space="preserve"> DE </w:t>
      </w:r>
      <w:r>
        <w:t>tablas</w:t>
      </w:r>
    </w:p>
    <w:p w:rsidR="0016011F" w:rsidRPr="0016011F" w:rsidRDefault="003D3979">
      <w:pPr>
        <w:pStyle w:val="Tabladeilustraciones"/>
        <w:tabs>
          <w:tab w:val="right" w:leader="dot" w:pos="8494"/>
        </w:tabs>
        <w:rPr>
          <w:rFonts w:ascii="Arial" w:eastAsiaTheme="minorEastAsia" w:hAnsi="Arial" w:cs="Arial"/>
          <w:smallCaps w:val="0"/>
          <w:noProof/>
          <w:sz w:val="22"/>
          <w:szCs w:val="22"/>
          <w:lang w:val="es-ES" w:eastAsia="es-ES"/>
        </w:rPr>
      </w:pPr>
      <w:r w:rsidRPr="003D3979">
        <w:rPr>
          <w:rFonts w:ascii="Arial" w:hAnsi="Arial" w:cs="Arial"/>
          <w:b/>
          <w:sz w:val="22"/>
          <w:szCs w:val="22"/>
        </w:rPr>
        <w:fldChar w:fldCharType="begin"/>
      </w:r>
      <w:r w:rsidR="0016011F" w:rsidRPr="0016011F">
        <w:rPr>
          <w:rFonts w:ascii="Arial" w:hAnsi="Arial" w:cs="Arial"/>
          <w:b/>
          <w:sz w:val="22"/>
          <w:szCs w:val="22"/>
        </w:rPr>
        <w:instrText xml:space="preserve"> TOC \h \z \c "Tabla" </w:instrText>
      </w:r>
      <w:r w:rsidRPr="003D3979">
        <w:rPr>
          <w:rFonts w:ascii="Arial" w:hAnsi="Arial" w:cs="Arial"/>
          <w:b/>
          <w:sz w:val="22"/>
          <w:szCs w:val="22"/>
        </w:rPr>
        <w:fldChar w:fldCharType="separate"/>
      </w:r>
      <w:hyperlink w:anchor="_Toc526191309" w:history="1">
        <w:r w:rsidR="0016011F" w:rsidRPr="0016011F">
          <w:rPr>
            <w:rStyle w:val="Hipervnculo"/>
            <w:rFonts w:ascii="Arial" w:hAnsi="Arial" w:cs="Arial"/>
            <w:noProof/>
            <w:sz w:val="22"/>
            <w:szCs w:val="22"/>
          </w:rPr>
          <w:t>Tabla 1 Definiciones, Acrónimos y abreviaturas</w:t>
        </w:r>
        <w:r w:rsidR="0016011F" w:rsidRPr="0016011F">
          <w:rPr>
            <w:rFonts w:ascii="Arial" w:hAnsi="Arial" w:cs="Arial"/>
            <w:noProof/>
            <w:webHidden/>
            <w:sz w:val="22"/>
            <w:szCs w:val="22"/>
          </w:rPr>
          <w:tab/>
        </w:r>
        <w:r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_Toc526191309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14</w:t>
        </w:r>
        <w:r w:rsidRPr="0016011F">
          <w:rPr>
            <w:rFonts w:ascii="Arial" w:hAnsi="Arial" w:cs="Arial"/>
            <w:noProof/>
            <w:webHidden/>
            <w:sz w:val="22"/>
            <w:szCs w:val="22"/>
          </w:rPr>
          <w:fldChar w:fldCharType="end"/>
        </w:r>
      </w:hyperlink>
    </w:p>
    <w:p w:rsidR="0016011F" w:rsidRPr="0016011F"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0" w:history="1">
        <w:r w:rsidR="0016011F" w:rsidRPr="0016011F">
          <w:rPr>
            <w:rStyle w:val="Hipervnculo"/>
            <w:rFonts w:ascii="Arial" w:hAnsi="Arial" w:cs="Arial"/>
            <w:noProof/>
            <w:sz w:val="22"/>
            <w:szCs w:val="22"/>
          </w:rPr>
          <w:t>Tabla 2 Referencias</w:t>
        </w:r>
        <w:r w:rsidR="0016011F" w:rsidRPr="0016011F">
          <w:rPr>
            <w:rFonts w:ascii="Arial" w:hAnsi="Arial" w:cs="Arial"/>
            <w:noProof/>
            <w:webHidden/>
            <w:sz w:val="22"/>
            <w:szCs w:val="22"/>
          </w:rPr>
          <w:tab/>
        </w:r>
        <w:r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_Toc526191310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14</w:t>
        </w:r>
        <w:r w:rsidRPr="0016011F">
          <w:rPr>
            <w:rFonts w:ascii="Arial" w:hAnsi="Arial" w:cs="Arial"/>
            <w:noProof/>
            <w:webHidden/>
            <w:sz w:val="22"/>
            <w:szCs w:val="22"/>
          </w:rPr>
          <w:fldChar w:fldCharType="end"/>
        </w:r>
      </w:hyperlink>
    </w:p>
    <w:p w:rsidR="0016011F" w:rsidRPr="0016011F"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1" w:history="1">
        <w:r w:rsidR="0016011F" w:rsidRPr="0016011F">
          <w:rPr>
            <w:rStyle w:val="Hipervnculo"/>
            <w:rFonts w:ascii="Arial" w:hAnsi="Arial" w:cs="Arial"/>
            <w:noProof/>
            <w:sz w:val="22"/>
            <w:szCs w:val="22"/>
          </w:rPr>
          <w:t>Tabla 3 Características de usuario (1)</w:t>
        </w:r>
        <w:r w:rsidR="0016011F" w:rsidRPr="0016011F">
          <w:rPr>
            <w:rFonts w:ascii="Arial" w:hAnsi="Arial" w:cs="Arial"/>
            <w:noProof/>
            <w:webHidden/>
            <w:sz w:val="22"/>
            <w:szCs w:val="22"/>
          </w:rPr>
          <w:tab/>
        </w:r>
        <w:r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_Toc526191311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14</w:t>
        </w:r>
        <w:r w:rsidRPr="0016011F">
          <w:rPr>
            <w:rFonts w:ascii="Arial" w:hAnsi="Arial" w:cs="Arial"/>
            <w:noProof/>
            <w:webHidden/>
            <w:sz w:val="22"/>
            <w:szCs w:val="22"/>
          </w:rPr>
          <w:fldChar w:fldCharType="end"/>
        </w:r>
      </w:hyperlink>
    </w:p>
    <w:p w:rsidR="0016011F" w:rsidRPr="0016011F"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2" w:history="1">
        <w:r w:rsidR="0016011F" w:rsidRPr="0016011F">
          <w:rPr>
            <w:rStyle w:val="Hipervnculo"/>
            <w:rFonts w:ascii="Arial" w:hAnsi="Arial" w:cs="Arial"/>
            <w:noProof/>
            <w:sz w:val="22"/>
            <w:szCs w:val="22"/>
          </w:rPr>
          <w:t>Tabla 4 Características de usuario (2)</w:t>
        </w:r>
        <w:r w:rsidR="0016011F" w:rsidRPr="0016011F">
          <w:rPr>
            <w:rFonts w:ascii="Arial" w:hAnsi="Arial" w:cs="Arial"/>
            <w:noProof/>
            <w:webHidden/>
            <w:sz w:val="22"/>
            <w:szCs w:val="22"/>
          </w:rPr>
          <w:tab/>
        </w:r>
        <w:r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_Toc526191312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14</w:t>
        </w:r>
        <w:r w:rsidRPr="0016011F">
          <w:rPr>
            <w:rFonts w:ascii="Arial" w:hAnsi="Arial" w:cs="Arial"/>
            <w:noProof/>
            <w:webHidden/>
            <w:sz w:val="22"/>
            <w:szCs w:val="22"/>
          </w:rPr>
          <w:fldChar w:fldCharType="end"/>
        </w:r>
      </w:hyperlink>
    </w:p>
    <w:p w:rsidR="0016011F" w:rsidRPr="0016011F"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3" w:history="1">
        <w:r w:rsidR="0016011F" w:rsidRPr="0016011F">
          <w:rPr>
            <w:rStyle w:val="Hipervnculo"/>
            <w:rFonts w:ascii="Arial" w:hAnsi="Arial" w:cs="Arial"/>
            <w:noProof/>
            <w:sz w:val="22"/>
            <w:szCs w:val="22"/>
          </w:rPr>
          <w:t>Tabla 5 Características de usuario (3)</w:t>
        </w:r>
        <w:r w:rsidR="0016011F" w:rsidRPr="0016011F">
          <w:rPr>
            <w:rFonts w:ascii="Arial" w:hAnsi="Arial" w:cs="Arial"/>
            <w:noProof/>
            <w:webHidden/>
            <w:sz w:val="22"/>
            <w:szCs w:val="22"/>
          </w:rPr>
          <w:tab/>
        </w:r>
        <w:r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_Toc526191313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15</w:t>
        </w:r>
        <w:r w:rsidRPr="0016011F">
          <w:rPr>
            <w:rFonts w:ascii="Arial" w:hAnsi="Arial" w:cs="Arial"/>
            <w:noProof/>
            <w:webHidden/>
            <w:sz w:val="22"/>
            <w:szCs w:val="22"/>
          </w:rPr>
          <w:fldChar w:fldCharType="end"/>
        </w:r>
      </w:hyperlink>
    </w:p>
    <w:p w:rsidR="0016011F" w:rsidRPr="0016011F"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4" w:history="1">
        <w:r w:rsidR="0016011F" w:rsidRPr="0016011F">
          <w:rPr>
            <w:rStyle w:val="Hipervnculo"/>
            <w:rFonts w:ascii="Arial" w:hAnsi="Arial" w:cs="Arial"/>
            <w:noProof/>
            <w:sz w:val="22"/>
            <w:szCs w:val="22"/>
          </w:rPr>
          <w:t>Tabla 6 Requerimientos Funcionales</w:t>
        </w:r>
        <w:r w:rsidR="0016011F" w:rsidRPr="0016011F">
          <w:rPr>
            <w:rFonts w:ascii="Arial" w:hAnsi="Arial" w:cs="Arial"/>
            <w:noProof/>
            <w:webHidden/>
            <w:sz w:val="22"/>
            <w:szCs w:val="22"/>
          </w:rPr>
          <w:tab/>
        </w:r>
        <w:r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_Toc526191314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16</w:t>
        </w:r>
        <w:r w:rsidRPr="0016011F">
          <w:rPr>
            <w:rFonts w:ascii="Arial" w:hAnsi="Arial" w:cs="Arial"/>
            <w:noProof/>
            <w:webHidden/>
            <w:sz w:val="22"/>
            <w:szCs w:val="22"/>
          </w:rPr>
          <w:fldChar w:fldCharType="end"/>
        </w:r>
      </w:hyperlink>
    </w:p>
    <w:p w:rsidR="0016011F" w:rsidRPr="0016011F"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5" w:history="1">
        <w:r w:rsidR="0016011F" w:rsidRPr="0016011F">
          <w:rPr>
            <w:rStyle w:val="Hipervnculo"/>
            <w:rFonts w:ascii="Arial" w:hAnsi="Arial" w:cs="Arial"/>
            <w:noProof/>
            <w:sz w:val="22"/>
            <w:szCs w:val="22"/>
          </w:rPr>
          <w:t>Tabla 7 Requerimientos no Funcionales</w:t>
        </w:r>
        <w:r w:rsidR="0016011F" w:rsidRPr="0016011F">
          <w:rPr>
            <w:rFonts w:ascii="Arial" w:hAnsi="Arial" w:cs="Arial"/>
            <w:noProof/>
            <w:webHidden/>
            <w:sz w:val="22"/>
            <w:szCs w:val="22"/>
          </w:rPr>
          <w:tab/>
        </w:r>
        <w:r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_Toc526191315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17</w:t>
        </w:r>
        <w:r w:rsidRPr="0016011F">
          <w:rPr>
            <w:rFonts w:ascii="Arial" w:hAnsi="Arial" w:cs="Arial"/>
            <w:noProof/>
            <w:webHidden/>
            <w:sz w:val="22"/>
            <w:szCs w:val="22"/>
          </w:rPr>
          <w:fldChar w:fldCharType="end"/>
        </w:r>
      </w:hyperlink>
    </w:p>
    <w:p w:rsidR="0016011F" w:rsidRPr="0016011F" w:rsidRDefault="003D3979">
      <w:pPr>
        <w:pStyle w:val="Tabladeilustraciones"/>
        <w:tabs>
          <w:tab w:val="right" w:leader="dot" w:pos="8494"/>
        </w:tabs>
        <w:rPr>
          <w:rFonts w:ascii="Arial" w:eastAsiaTheme="minorEastAsia" w:hAnsi="Arial" w:cs="Arial"/>
          <w:smallCaps w:val="0"/>
          <w:noProof/>
          <w:sz w:val="22"/>
          <w:szCs w:val="22"/>
          <w:lang w:val="es-ES" w:eastAsia="es-ES"/>
        </w:rPr>
      </w:pPr>
      <w:hyperlink w:anchor="_Toc526191316" w:history="1">
        <w:r w:rsidR="0016011F" w:rsidRPr="0016011F">
          <w:rPr>
            <w:rStyle w:val="Hipervnculo"/>
            <w:rFonts w:ascii="Arial" w:hAnsi="Arial" w:cs="Arial"/>
            <w:noProof/>
            <w:sz w:val="22"/>
            <w:szCs w:val="22"/>
          </w:rPr>
          <w:t>Tabla 8</w:t>
        </w:r>
        <w:r w:rsidR="0016011F" w:rsidRPr="0016011F">
          <w:rPr>
            <w:rFonts w:ascii="Arial" w:hAnsi="Arial" w:cs="Arial"/>
            <w:noProof/>
            <w:webHidden/>
            <w:sz w:val="22"/>
            <w:szCs w:val="22"/>
          </w:rPr>
          <w:tab/>
        </w:r>
        <w:r w:rsidRPr="0016011F">
          <w:rPr>
            <w:rFonts w:ascii="Arial" w:hAnsi="Arial" w:cs="Arial"/>
            <w:noProof/>
            <w:webHidden/>
            <w:sz w:val="22"/>
            <w:szCs w:val="22"/>
          </w:rPr>
          <w:fldChar w:fldCharType="begin"/>
        </w:r>
        <w:r w:rsidR="0016011F" w:rsidRPr="0016011F">
          <w:rPr>
            <w:rFonts w:ascii="Arial" w:hAnsi="Arial" w:cs="Arial"/>
            <w:noProof/>
            <w:webHidden/>
            <w:sz w:val="22"/>
            <w:szCs w:val="22"/>
          </w:rPr>
          <w:instrText xml:space="preserve"> PAGEREF _Toc526191316 \h </w:instrText>
        </w:r>
        <w:r w:rsidRPr="0016011F">
          <w:rPr>
            <w:rFonts w:ascii="Arial" w:hAnsi="Arial" w:cs="Arial"/>
            <w:noProof/>
            <w:webHidden/>
            <w:sz w:val="22"/>
            <w:szCs w:val="22"/>
          </w:rPr>
        </w:r>
        <w:r w:rsidRPr="0016011F">
          <w:rPr>
            <w:rFonts w:ascii="Arial" w:hAnsi="Arial" w:cs="Arial"/>
            <w:noProof/>
            <w:webHidden/>
            <w:sz w:val="22"/>
            <w:szCs w:val="22"/>
          </w:rPr>
          <w:fldChar w:fldCharType="separate"/>
        </w:r>
        <w:r w:rsidR="00011B57">
          <w:rPr>
            <w:rFonts w:ascii="Arial" w:hAnsi="Arial" w:cs="Arial"/>
            <w:noProof/>
            <w:webHidden/>
            <w:sz w:val="22"/>
            <w:szCs w:val="22"/>
          </w:rPr>
          <w:t>20</w:t>
        </w:r>
        <w:r w:rsidRPr="0016011F">
          <w:rPr>
            <w:rFonts w:ascii="Arial" w:hAnsi="Arial" w:cs="Arial"/>
            <w:noProof/>
            <w:webHidden/>
            <w:sz w:val="22"/>
            <w:szCs w:val="22"/>
          </w:rPr>
          <w:fldChar w:fldCharType="end"/>
        </w:r>
      </w:hyperlink>
    </w:p>
    <w:p w:rsidR="0016011F" w:rsidRDefault="003D3979">
      <w:pPr>
        <w:spacing w:after="160" w:line="259" w:lineRule="auto"/>
        <w:jc w:val="left"/>
        <w:rPr>
          <w:rFonts w:cs="Arial"/>
          <w:b/>
          <w:sz w:val="28"/>
          <w:szCs w:val="28"/>
        </w:rPr>
      </w:pPr>
      <w:r w:rsidRPr="0016011F">
        <w:rPr>
          <w:rFonts w:cs="Arial"/>
          <w:b/>
        </w:rPr>
        <w:fldChar w:fldCharType="end"/>
      </w:r>
    </w:p>
    <w:p w:rsidR="005B7B60" w:rsidRPr="00CB1FA4" w:rsidRDefault="0018102C" w:rsidP="00E77DDB">
      <w:pPr>
        <w:pStyle w:val="Ttulo1"/>
        <w:numPr>
          <w:ilvl w:val="0"/>
          <w:numId w:val="11"/>
        </w:numPr>
      </w:pPr>
      <w:bookmarkStart w:id="2" w:name="_Toc525576629"/>
      <w:bookmarkStart w:id="3" w:name="_Toc526158706"/>
      <w:r>
        <w:t>Capítulo 1</w:t>
      </w:r>
      <w:r w:rsidR="00CB1FA4" w:rsidRPr="00CB1FA4">
        <w:t>)</w:t>
      </w:r>
      <w:r w:rsidR="005B7B60" w:rsidRPr="00CB1FA4">
        <w:t>Introducción</w:t>
      </w:r>
      <w:bookmarkEnd w:id="2"/>
      <w:bookmarkEnd w:id="3"/>
    </w:p>
    <w:p w:rsidR="005B7B60" w:rsidRPr="00053FBC" w:rsidRDefault="005B7B60" w:rsidP="00E77DDB">
      <w:pPr>
        <w:pStyle w:val="Ttulo2"/>
        <w:numPr>
          <w:ilvl w:val="1"/>
          <w:numId w:val="11"/>
        </w:numPr>
        <w:ind w:left="426"/>
      </w:pPr>
      <w:bookmarkStart w:id="4" w:name="_Toc525576630"/>
      <w:bookmarkStart w:id="5" w:name="_Toc526158707"/>
      <w:r w:rsidRPr="00053FBC">
        <w:t>Breve estado del arte</w:t>
      </w:r>
      <w:bookmarkEnd w:id="4"/>
      <w:bookmarkEnd w:id="5"/>
    </w:p>
    <w:p w:rsidR="00CF6E29" w:rsidRPr="00DB1F58" w:rsidRDefault="00CF6E29" w:rsidP="00D06129">
      <w:pPr>
        <w:ind w:firstLine="360"/>
        <w:rPr>
          <w:rFonts w:cs="Arial"/>
          <w:lang w:val="es-ES_tradnl"/>
        </w:rPr>
      </w:pPr>
      <w:r w:rsidRPr="00DB1F58">
        <w:rPr>
          <w:rFonts w:cs="Arial"/>
          <w:lang w:val="es-ES_tradnl"/>
        </w:rPr>
        <w:t>El mantenimiento del software es el proceso general de cambiar un sistema después de que este ha sido entregado. Un tipo específico es el “mantenimiento correctivo” el cual se utiliza para referirse a la reparación de defectos [</w:t>
      </w:r>
      <w:r w:rsidR="00AF602D">
        <w:rPr>
          <w:rFonts w:cs="Arial"/>
          <w:lang w:val="es-ES_tradnl"/>
        </w:rPr>
        <w:t>1</w:t>
      </w:r>
      <w:r w:rsidRPr="00DB1F58">
        <w:rPr>
          <w:rFonts w:cs="Arial"/>
          <w:lang w:val="es-ES_tradnl"/>
        </w:rPr>
        <w:t>].</w:t>
      </w:r>
    </w:p>
    <w:p w:rsidR="00B82479" w:rsidRPr="00282F81" w:rsidRDefault="000B7672" w:rsidP="00D06129">
      <w:pPr>
        <w:ind w:firstLine="360"/>
        <w:rPr>
          <w:rFonts w:cs="Arial"/>
          <w:shd w:val="clear" w:color="auto" w:fill="FFFFFF"/>
        </w:rPr>
      </w:pPr>
      <w:r>
        <w:t xml:space="preserve">La </w:t>
      </w:r>
      <w:r w:rsidR="00B32637" w:rsidRPr="00B32637">
        <w:t>Accesibilidad Web </w:t>
      </w:r>
      <w:r w:rsidR="00CF6E29">
        <w:t>refiere al acceso u</w:t>
      </w:r>
      <w:r w:rsidR="00B32637" w:rsidRPr="00B32637">
        <w:t>niversal a la Web, independientemente del tipo de hardware, software, infraestructura de red, idioma, cultura, localización geográfica y capacidades de los usuarios</w:t>
      </w:r>
      <w:r w:rsidR="005D3372">
        <w:t xml:space="preserve"> [2]</w:t>
      </w:r>
      <w:r w:rsidR="008725AB">
        <w:t>.</w:t>
      </w:r>
      <w:r w:rsidR="00B82479" w:rsidRPr="00282F81">
        <w:rPr>
          <w:rFonts w:cs="Arial"/>
          <w:shd w:val="clear" w:color="auto" w:fill="FFFFFF"/>
        </w:rPr>
        <w:t>Actualmente, la mayoría de los sitios Web presentan barreras de accesibilidad, lo que dificulta la utilización de la Web para muchas personas</w:t>
      </w:r>
      <w:r w:rsidR="00387815">
        <w:rPr>
          <w:rFonts w:cs="Arial"/>
          <w:shd w:val="clear" w:color="auto" w:fill="FFFFFF"/>
        </w:rPr>
        <w:t xml:space="preserve"> [</w:t>
      </w:r>
      <w:r w:rsidR="005D3372">
        <w:rPr>
          <w:rFonts w:cs="Arial"/>
          <w:shd w:val="clear" w:color="auto" w:fill="FFFFFF"/>
        </w:rPr>
        <w:t>3</w:t>
      </w:r>
      <w:r w:rsidR="00387815">
        <w:rPr>
          <w:rFonts w:cs="Arial"/>
          <w:shd w:val="clear" w:color="auto" w:fill="FFFFFF"/>
        </w:rPr>
        <w:t>]</w:t>
      </w:r>
      <w:r w:rsidR="008725AB">
        <w:rPr>
          <w:rFonts w:cs="Arial"/>
          <w:shd w:val="clear" w:color="auto" w:fill="FFFFFF"/>
        </w:rPr>
        <w:t>.</w:t>
      </w:r>
    </w:p>
    <w:p w:rsidR="007D53C0" w:rsidRDefault="005619C1" w:rsidP="00D06129">
      <w:pPr>
        <w:ind w:firstLine="360"/>
        <w:rPr>
          <w:rFonts w:cs="Arial"/>
          <w:lang w:val="es-ES_tradnl"/>
        </w:rPr>
      </w:pPr>
      <w:r>
        <w:rPr>
          <w:rFonts w:cs="Arial"/>
          <w:lang w:val="es-ES_tradnl"/>
        </w:rPr>
        <w:t>A</w:t>
      </w:r>
      <w:r w:rsidRPr="00282F81">
        <w:rPr>
          <w:rFonts w:cs="Arial"/>
          <w:lang w:val="es-ES_tradnl"/>
        </w:rPr>
        <w:t>nte</w:t>
      </w:r>
      <w:r w:rsidR="00EC53CA" w:rsidRPr="00282F81">
        <w:rPr>
          <w:rFonts w:cs="Arial"/>
          <w:lang w:val="es-ES_tradnl"/>
        </w:rPr>
        <w:t xml:space="preserve"> este contexto</w:t>
      </w:r>
      <w:r w:rsidR="001F162E">
        <w:rPr>
          <w:rFonts w:cs="Arial"/>
          <w:lang w:val="es-ES_tradnl"/>
        </w:rPr>
        <w:t xml:space="preserve"> se </w:t>
      </w:r>
      <w:r w:rsidR="00EC53CA" w:rsidRPr="00282F81">
        <w:rPr>
          <w:rFonts w:cs="Arial"/>
          <w:lang w:val="es-ES_tradnl"/>
        </w:rPr>
        <w:t>presenta una solución informática capaz de detectar y posteriormente solucionar los p</w:t>
      </w:r>
      <w:r w:rsidR="00660BDF">
        <w:rPr>
          <w:rFonts w:cs="Arial"/>
          <w:lang w:val="es-ES_tradnl"/>
        </w:rPr>
        <w:t>roblemas de accesibilidad</w:t>
      </w:r>
      <w:r w:rsidR="00EC53CA" w:rsidRPr="00282F81">
        <w:rPr>
          <w:rFonts w:cs="Arial"/>
          <w:lang w:val="es-ES_tradnl"/>
        </w:rPr>
        <w:t xml:space="preserve"> en los sitios Webs</w:t>
      </w:r>
      <w:r w:rsidR="00D2621C">
        <w:rPr>
          <w:rFonts w:cs="Arial"/>
          <w:lang w:val="es-ES_tradnl"/>
        </w:rPr>
        <w:t xml:space="preserve"> basándose en </w:t>
      </w:r>
      <w:r w:rsidR="00D2621C" w:rsidRPr="00C7100A">
        <w:t>l</w:t>
      </w:r>
      <w:r w:rsidR="00C7100A" w:rsidRPr="00C7100A">
        <w:t>as </w:t>
      </w:r>
      <w:hyperlink r:id="rId10" w:history="1">
        <w:r w:rsidR="00C7100A" w:rsidRPr="00C7100A">
          <w:t>Pautas de Accesibilidad para el Contenido Web (WCAG) 2.0</w:t>
        </w:r>
      </w:hyperlink>
      <w:r w:rsidR="00C7100A">
        <w:t xml:space="preserve"> generada por la </w:t>
      </w:r>
      <w:r w:rsidR="00D2621C" w:rsidRPr="00C7100A">
        <w:t>W3C</w:t>
      </w:r>
      <w:r w:rsidR="00D2621C">
        <w:rPr>
          <w:rFonts w:cs="Arial"/>
          <w:lang w:val="es-ES_tradnl"/>
        </w:rPr>
        <w:t xml:space="preserve"> (</w:t>
      </w:r>
      <w:r w:rsidR="00D2621C" w:rsidRPr="00451717">
        <w:rPr>
          <w:shd w:val="clear" w:color="auto" w:fill="FFFFFF"/>
        </w:rPr>
        <w:t>World Wide Web Consortium</w:t>
      </w:r>
      <w:r w:rsidR="00D2621C">
        <w:rPr>
          <w:shd w:val="clear" w:color="auto" w:fill="FFFFFF"/>
        </w:rPr>
        <w:t xml:space="preserve">, </w:t>
      </w:r>
      <w:r w:rsidR="00D2621C" w:rsidRPr="00451717">
        <w:rPr>
          <w:shd w:val="clear" w:color="auto" w:fill="FFFFFF"/>
        </w:rPr>
        <w:t xml:space="preserve">una comunidad internacional que </w:t>
      </w:r>
      <w:r w:rsidR="00D2621C" w:rsidRPr="00DB1F58">
        <w:rPr>
          <w:shd w:val="clear" w:color="auto" w:fill="FFFFFF"/>
        </w:rPr>
        <w:t>desarrolla </w:t>
      </w:r>
      <w:hyperlink r:id="rId11" w:history="1">
        <w:r w:rsidR="00D2621C" w:rsidRPr="00DB1F58">
          <w:rPr>
            <w:rStyle w:val="Hipervnculo"/>
            <w:rFonts w:cs="Arial"/>
            <w:color w:val="auto"/>
            <w:u w:val="none"/>
          </w:rPr>
          <w:t>estándares</w:t>
        </w:r>
      </w:hyperlink>
      <w:r w:rsidR="00D2621C" w:rsidRPr="00DB1F58">
        <w:rPr>
          <w:rFonts w:cs="Arial"/>
        </w:rPr>
        <w:t> que</w:t>
      </w:r>
      <w:r w:rsidR="00D2621C" w:rsidRPr="00DB1F58">
        <w:rPr>
          <w:shd w:val="clear" w:color="auto" w:fill="FFFFFF"/>
        </w:rPr>
        <w:t xml:space="preserve"> aseguran el crecimiento de la Web a largo plazo</w:t>
      </w:r>
      <w:r w:rsidR="00D2621C" w:rsidRPr="00DB1F58">
        <w:rPr>
          <w:rFonts w:cs="Arial"/>
          <w:lang w:val="es-ES_tradnl"/>
        </w:rPr>
        <w:t>)</w:t>
      </w:r>
      <w:r w:rsidR="004148BD" w:rsidRPr="00DB1F58">
        <w:rPr>
          <w:rFonts w:cs="Arial"/>
          <w:lang w:val="es-ES_tradnl"/>
        </w:rPr>
        <w:t xml:space="preserve"> [4]</w:t>
      </w:r>
      <w:r w:rsidR="008725AB" w:rsidRPr="00DB1F58">
        <w:rPr>
          <w:rFonts w:cs="Arial"/>
          <w:lang w:val="es-ES_tradnl"/>
        </w:rPr>
        <w:t>.</w:t>
      </w:r>
    </w:p>
    <w:p w:rsidR="00EF57CB" w:rsidRDefault="00EF57CB" w:rsidP="00D06129">
      <w:pPr>
        <w:ind w:firstLine="360"/>
        <w:rPr>
          <w:rFonts w:cs="Arial"/>
          <w:lang w:val="es-ES_tradnl"/>
        </w:rPr>
      </w:pPr>
    </w:p>
    <w:p w:rsidR="00EF57CB" w:rsidRPr="00EF57CB" w:rsidRDefault="00EF57CB" w:rsidP="00E77DDB">
      <w:pPr>
        <w:pStyle w:val="Titulo3"/>
        <w:numPr>
          <w:ilvl w:val="2"/>
          <w:numId w:val="18"/>
        </w:numPr>
        <w:spacing w:after="240"/>
        <w:ind w:left="567"/>
        <w:rPr>
          <w:rFonts w:cs="Arial"/>
          <w:lang w:val="es-ES_tradnl"/>
        </w:rPr>
      </w:pPr>
      <w:bookmarkStart w:id="6" w:name="_Toc525576631"/>
      <w:bookmarkStart w:id="7" w:name="_Toc526158708"/>
      <w:r>
        <w:rPr>
          <w:shd w:val="clear" w:color="auto" w:fill="FFFFFF"/>
        </w:rPr>
        <w:t xml:space="preserve">Conceptos </w:t>
      </w:r>
      <w:r w:rsidRPr="000E3E50">
        <w:t>Generales</w:t>
      </w:r>
      <w:bookmarkEnd w:id="6"/>
      <w:bookmarkEnd w:id="7"/>
    </w:p>
    <w:p w:rsidR="00921B5D" w:rsidRDefault="00921B5D" w:rsidP="00D06129">
      <w:pPr>
        <w:ind w:firstLine="360"/>
        <w:rPr>
          <w:shd w:val="clear" w:color="auto" w:fill="FFFFFF"/>
        </w:rPr>
      </w:pPr>
      <w:r w:rsidRPr="00DB1F58">
        <w:rPr>
          <w:shd w:val="clear" w:color="auto" w:fill="FFFFFF"/>
        </w:rPr>
        <w:t xml:space="preserve">Las Pautas de Accesibilidad para el Contenido Web (WCAG) 2.0 cubren un amplio rango de recomendaciones para crear contenido Web más accesible. Seguir estas pautas permite crear un contenido más </w:t>
      </w:r>
      <w:commentRangeStart w:id="8"/>
      <w:r w:rsidRPr="00DB1F58">
        <w:rPr>
          <w:shd w:val="clear" w:color="auto" w:fill="FFFFFF"/>
        </w:rPr>
        <w:t>accesible</w:t>
      </w:r>
      <w:commentRangeEnd w:id="8"/>
      <w:r w:rsidR="003B4F1F">
        <w:rPr>
          <w:rStyle w:val="Refdecomentario"/>
        </w:rPr>
        <w:commentReference w:id="8"/>
      </w:r>
      <w:r w:rsidRPr="00DB1F58">
        <w:rPr>
          <w:shd w:val="clear" w:color="auto" w:fill="FFFFFF"/>
        </w:rPr>
        <w:t xml:space="preserve"> para un mayor número de personas con discapacidad, incluyendo ceguera y baja visión, sordera y deficiencias auditivas, deficiencias del aprendizaje, limitaciones cognitivas, limitaciones de la movilidad, deficiencias del habla, fotosensitividad y combinaciones de las anteriores.</w:t>
      </w:r>
      <w:r w:rsidR="00AC654E" w:rsidRPr="00053FBC">
        <w:t>Seguir estas pautas puede a menudo ayudar a que el contenido Web sea más usable para cualquier tipo de usuario</w:t>
      </w:r>
      <w:r w:rsidR="00105AFB" w:rsidRPr="00DB1F58">
        <w:rPr>
          <w:shd w:val="clear" w:color="auto" w:fill="FFFFFF"/>
        </w:rPr>
        <w:t>[</w:t>
      </w:r>
      <w:r w:rsidR="00105AFB">
        <w:rPr>
          <w:shd w:val="clear" w:color="auto" w:fill="FFFFFF"/>
        </w:rPr>
        <w:t>5</w:t>
      </w:r>
      <w:r w:rsidR="00105AFB" w:rsidRPr="00DB1F58">
        <w:rPr>
          <w:shd w:val="clear" w:color="auto" w:fill="FFFFFF"/>
        </w:rPr>
        <w:t>]</w:t>
      </w:r>
      <w:r w:rsidR="00105AFB">
        <w:rPr>
          <w:shd w:val="clear" w:color="auto" w:fill="FFFFFF"/>
        </w:rPr>
        <w:t>.</w:t>
      </w:r>
    </w:p>
    <w:p w:rsidR="00253C7B" w:rsidRDefault="00253C7B" w:rsidP="00275CD1">
      <w:pPr>
        <w:rPr>
          <w:shd w:val="clear" w:color="auto" w:fill="FFFFFF"/>
        </w:rPr>
      </w:pPr>
      <w:r>
        <w:rPr>
          <w:color w:val="000000"/>
          <w:shd w:val="clear" w:color="auto" w:fill="FFFFFF"/>
        </w:rPr>
        <w:t>Las WCAG 2.0 suceden a las</w:t>
      </w:r>
      <w:r w:rsidRPr="00253C7B">
        <w:t> Pautas de Accesibilidad para el Contenido Web (WCAG) 1.0, que fueron publicadas como Recomendación del W3C en mayo de 1999. Las Pautas de Accesibilidad para el Contenido Web 2.0 definen cómo crear contenido web más accesible para las personas con discapacidad. La accesibilidad considera un amplio rango de discapacidades, tales como las visuales, auditivas, físicas, del habla, cognitivas, del lenguaje, de aprendizaje y neurológicas. Aunque estas pautas cubren un amplio rango de discapacidades, no son suficientes para satisfacer las necesidades de personas con todos los tipos, grados y combinaciones de discapacidad posibles. Estas pautas también ayudan a que el contenido sea más usable para las personas mayores, que ven sus habilidades reducidas a causa de la edad y, a menudo, mejoran la usabilidad para los usuarios en general</w:t>
      </w:r>
      <w:r w:rsidR="00275CD1">
        <w:t xml:space="preserve"> [5]</w:t>
      </w:r>
      <w:r w:rsidRPr="00253C7B">
        <w:t>.</w:t>
      </w:r>
    </w:p>
    <w:p w:rsidR="002727D9" w:rsidRDefault="00275CD1" w:rsidP="005A2EE1">
      <w:pPr>
        <w:spacing w:after="240"/>
      </w:pPr>
      <w:bookmarkStart w:id="9" w:name="_Toc452142110"/>
      <w:bookmarkStart w:id="10" w:name="_Toc452222857"/>
      <w:r w:rsidRPr="00275CD1">
        <w:rPr>
          <w:shd w:val="clear" w:color="auto" w:fill="FFFFFF"/>
        </w:rPr>
        <w:t xml:space="preserve">Los individuos y organizaciones que emplean las WCAG son un grupo amplio y variado que incluye diseñadores y desarrolladores web, reguladores, agentes de </w:t>
      </w:r>
      <w:r w:rsidRPr="00275CD1">
        <w:t>compra, profesores y estudiantes. Para poder satisfacer las necesidades tan variadas de esta audiencia, se proporcionanvarios niveles de orientación:principiosgenerales,pautasgenerales,criteriosde conformidadverificables y una amplia colección de</w:t>
      </w:r>
      <w:r w:rsidR="00FC675C">
        <w:t xml:space="preserve"> t</w:t>
      </w:r>
      <w:r w:rsidRPr="00275CD1">
        <w:t>écnicas suficientes,técnicas recomendablesyfallos comunes documentadoscon ejemplos, enlaces a recursos adicionales ycódigo</w:t>
      </w:r>
      <w:r w:rsidR="0008093D">
        <w:t xml:space="preserve"> [5]</w:t>
      </w:r>
      <w:r w:rsidRPr="00275CD1">
        <w:t>.</w:t>
      </w:r>
    </w:p>
    <w:p w:rsidR="00EF57CB" w:rsidRPr="00402D16" w:rsidRDefault="00EF57CB" w:rsidP="00E77DDB">
      <w:pPr>
        <w:pStyle w:val="Titulo3"/>
        <w:numPr>
          <w:ilvl w:val="2"/>
          <w:numId w:val="18"/>
        </w:numPr>
        <w:spacing w:after="240"/>
        <w:ind w:left="567"/>
      </w:pPr>
      <w:bookmarkStart w:id="11" w:name="_Toc526158709"/>
      <w:r w:rsidRPr="00402D16">
        <w:rPr>
          <w:shd w:val="clear" w:color="auto" w:fill="FFFFFF"/>
        </w:rPr>
        <w:t>Principios</w:t>
      </w:r>
      <w:bookmarkEnd w:id="11"/>
    </w:p>
    <w:p w:rsidR="00416904" w:rsidRPr="00416904" w:rsidRDefault="00416904" w:rsidP="002D6143">
      <w:r>
        <w:t>La WCAG 2.</w:t>
      </w:r>
      <w:r w:rsidRPr="00416904">
        <w:t>0 se compone de </w:t>
      </w:r>
      <w:hyperlink r:id="rId13" w:history="1">
        <w:r w:rsidRPr="00416904">
          <w:t xml:space="preserve">4 principios, 12 </w:t>
        </w:r>
        <w:r w:rsidR="00B37194">
          <w:t>pautas</w:t>
        </w:r>
      </w:hyperlink>
      <w:r w:rsidRPr="00416904">
        <w:t xml:space="preserve"> y 61 criterios de </w:t>
      </w:r>
      <w:r w:rsidR="00B37194">
        <w:t>conformidad</w:t>
      </w:r>
      <w:r w:rsidRPr="00416904">
        <w:t xml:space="preserve"> (éxito), más un número no determinado de técnicas suficientes y técnicas de asesoramiento</w:t>
      </w:r>
      <w:r w:rsidR="00B37194">
        <w:t xml:space="preserve"> [</w:t>
      </w:r>
      <w:r w:rsidR="00B4711D">
        <w:t>6</w:t>
      </w:r>
      <w:r w:rsidR="00B37194">
        <w:t>]</w:t>
      </w:r>
      <w:r w:rsidRPr="00416904">
        <w:t>:</w:t>
      </w:r>
    </w:p>
    <w:p w:rsidR="00416904" w:rsidRPr="00416904" w:rsidRDefault="00416904" w:rsidP="002D6143">
      <w:r w:rsidRPr="004D33B5">
        <w:rPr>
          <w:u w:val="single"/>
        </w:rPr>
        <w:t>Principio 1: Perceptibilidad</w:t>
      </w:r>
      <w:r w:rsidRPr="00416904">
        <w:t xml:space="preserve"> - La información y los componentes de la interfaz de usuario deben presentarse a los usuarios de la manera en que puedan percibirlos.: 4 directrices y 22 criterios de cumplimiento.</w:t>
      </w:r>
    </w:p>
    <w:p w:rsidR="00416904" w:rsidRPr="00416904" w:rsidRDefault="00416904" w:rsidP="002D6143">
      <w:r w:rsidRPr="004D33B5">
        <w:rPr>
          <w:u w:val="single"/>
        </w:rPr>
        <w:t>Principio 2: Operabilidad</w:t>
      </w:r>
      <w:r w:rsidRPr="00416904">
        <w:t xml:space="preserve"> - Los componentes de la interfaz de usuario y la navegación deben ser operables</w:t>
      </w:r>
      <w:r>
        <w:t>.</w:t>
      </w:r>
      <w:r w:rsidRPr="00416904">
        <w:t>: 4 directrices y 20 criterios de cumplimiento.</w:t>
      </w:r>
    </w:p>
    <w:p w:rsidR="00416904" w:rsidRPr="00416904" w:rsidRDefault="00416904" w:rsidP="002D6143">
      <w:r w:rsidRPr="004D33B5">
        <w:rPr>
          <w:u w:val="single"/>
        </w:rPr>
        <w:t>Principio 3: Comprensibilidad</w:t>
      </w:r>
      <w:r w:rsidRPr="00416904">
        <w:t xml:space="preserve"> - La información y el manejo de la interfaz de usuario deben ser comprensibles.: 3 directrices y 17 criterios de cumplimiento.</w:t>
      </w:r>
    </w:p>
    <w:p w:rsidR="00416904" w:rsidRDefault="00416904" w:rsidP="005A2EE1">
      <w:pPr>
        <w:spacing w:after="240"/>
      </w:pPr>
      <w:r w:rsidRPr="004D33B5">
        <w:rPr>
          <w:u w:val="single"/>
        </w:rPr>
        <w:t>Principio 4: Robustez</w:t>
      </w:r>
      <w:r w:rsidRPr="00416904">
        <w:t xml:space="preserve"> - El contenido debe ser lo suficientemente robusto como para confiarse en su interpretación por parte de una amplia variedad de agentes de usuario, incluidas las tecnologías asistivas.: 1 directriz y 2 criterios de cumplimiento.</w:t>
      </w:r>
    </w:p>
    <w:p w:rsidR="00BB071D" w:rsidRDefault="00EF57CB" w:rsidP="00E77DDB">
      <w:pPr>
        <w:pStyle w:val="Titulo3"/>
        <w:numPr>
          <w:ilvl w:val="2"/>
          <w:numId w:val="18"/>
        </w:numPr>
        <w:ind w:left="567"/>
      </w:pPr>
      <w:bookmarkStart w:id="12" w:name="_Toc526158710"/>
      <w:r w:rsidRPr="00EF57CB">
        <w:rPr>
          <w:shd w:val="clear" w:color="auto" w:fill="FFFFFF"/>
        </w:rPr>
        <w:t xml:space="preserve">Pautas </w:t>
      </w:r>
      <w:r w:rsidR="007769E1" w:rsidRPr="007769E1">
        <w:t>WCAG 2.0</w:t>
      </w:r>
      <w:bookmarkEnd w:id="12"/>
    </w:p>
    <w:p w:rsidR="00856830" w:rsidRPr="007769E1" w:rsidRDefault="00856830" w:rsidP="00AC2415">
      <w:pPr>
        <w:rPr>
          <w:b/>
        </w:rPr>
      </w:pPr>
      <w:r>
        <w:t>Cada principio est</w:t>
      </w:r>
      <w:r w:rsidR="00C14279">
        <w:t>á</w:t>
      </w:r>
      <w:r>
        <w:t xml:space="preserve"> compuesto por una cantidad determinada de pautas [5].</w:t>
      </w:r>
    </w:p>
    <w:p w:rsidR="007769E1" w:rsidRPr="007769E1" w:rsidRDefault="007769E1" w:rsidP="00576E68">
      <w:pPr>
        <w:rPr>
          <w:rFonts w:cs="Arial"/>
          <w:color w:val="000000"/>
        </w:rPr>
      </w:pPr>
      <w:r w:rsidRPr="007769E1">
        <w:rPr>
          <w:rFonts w:cs="Arial"/>
          <w:color w:val="000000"/>
        </w:rPr>
        <w:t>Principio 1: Perceptible - La información y los componentes de la interfaz de usuario deben ser presentados a los usuarios de modo que ellos puedan percibirlos.</w:t>
      </w:r>
    </w:p>
    <w:p w:rsidR="007769E1" w:rsidRDefault="007769E1" w:rsidP="00E77DDB">
      <w:pPr>
        <w:pStyle w:val="Prrafodelista"/>
        <w:numPr>
          <w:ilvl w:val="0"/>
          <w:numId w:val="6"/>
        </w:numPr>
      </w:pPr>
      <w:bookmarkStart w:id="13" w:name="text-equiv"/>
      <w:bookmarkEnd w:id="13"/>
      <w:r w:rsidRPr="007769E1">
        <w:t>Pauta 1.1 Alternativas textuales: Proporcionar alternativas textuales para todo contenido no textual de modo que se pueda convertir a otros formatos que las personas necesiten, tales como textos ampliados, braille, voz, símbolos o en un lenguaje más simple.</w:t>
      </w:r>
    </w:p>
    <w:p w:rsidR="00576E68" w:rsidRDefault="00576E68" w:rsidP="00E77DDB">
      <w:pPr>
        <w:pStyle w:val="Prrafodelista"/>
        <w:numPr>
          <w:ilvl w:val="0"/>
          <w:numId w:val="6"/>
        </w:numPr>
      </w:pPr>
      <w:r>
        <w:t>Pauta 1.2 Medios tempodependientes: Proporcionar alternativas para los medios tempodependientes.</w:t>
      </w:r>
    </w:p>
    <w:p w:rsidR="00576E68" w:rsidRDefault="00576E68" w:rsidP="00E77DDB">
      <w:pPr>
        <w:pStyle w:val="Prrafodelista"/>
        <w:numPr>
          <w:ilvl w:val="0"/>
          <w:numId w:val="6"/>
        </w:numPr>
      </w:pPr>
      <w:r>
        <w:t>Pauta 1.3 Adaptable: Crear contenido que pueda presentarse de diferentes formas (por ejemplo, con una disposición más simple) sin perder información o estructura.</w:t>
      </w:r>
    </w:p>
    <w:p w:rsidR="00576E68" w:rsidRPr="00D14258" w:rsidRDefault="00576E68" w:rsidP="00E77DDB">
      <w:pPr>
        <w:pStyle w:val="Prrafodelista"/>
        <w:numPr>
          <w:ilvl w:val="0"/>
          <w:numId w:val="6"/>
        </w:numPr>
      </w:pPr>
      <w:r w:rsidRPr="00576E68">
        <w:t>Pauta 1.4 Distinguible: Facilitar a los usuarios ver y oír el contenido, incluyendo la separación entre el primer plano y el fondo</w:t>
      </w:r>
      <w:r w:rsidRPr="00D14258">
        <w:rPr>
          <w:sz w:val="29"/>
          <w:szCs w:val="29"/>
        </w:rPr>
        <w:t>.</w:t>
      </w:r>
    </w:p>
    <w:p w:rsidR="00B8721F" w:rsidRDefault="00B8721F" w:rsidP="00B8721F">
      <w:r>
        <w:t>Principio 2: Operable - Los componentes de la interfaz de usuario y la navegación deben ser operables.</w:t>
      </w:r>
    </w:p>
    <w:p w:rsidR="00B8721F" w:rsidRDefault="00B8721F" w:rsidP="00E77DDB">
      <w:pPr>
        <w:pStyle w:val="Prrafodelista"/>
        <w:numPr>
          <w:ilvl w:val="0"/>
          <w:numId w:val="7"/>
        </w:numPr>
      </w:pPr>
      <w:bookmarkStart w:id="14" w:name="keyboard-operation"/>
      <w:bookmarkEnd w:id="14"/>
      <w:r>
        <w:t>Pauta 2.1 Accesible por teclado: Proporcionar acceso a toda la funcionalidad mediante el teclado.</w:t>
      </w:r>
    </w:p>
    <w:p w:rsidR="00B8721F" w:rsidRDefault="00B8721F" w:rsidP="00E77DDB">
      <w:pPr>
        <w:pStyle w:val="Prrafodelista"/>
        <w:numPr>
          <w:ilvl w:val="0"/>
          <w:numId w:val="7"/>
        </w:numPr>
      </w:pPr>
      <w:r>
        <w:t>Pauta 2.2 Tiempo suficiente: Proporcionar a los usuarios el tiempo suficiente para leer y usar el contenido.</w:t>
      </w:r>
    </w:p>
    <w:p w:rsidR="00B8721F" w:rsidRDefault="00B8721F" w:rsidP="00E77DDB">
      <w:pPr>
        <w:pStyle w:val="Prrafodelista"/>
        <w:numPr>
          <w:ilvl w:val="0"/>
          <w:numId w:val="7"/>
        </w:numPr>
      </w:pPr>
      <w:r>
        <w:t>Pauta 2.3 Convulsiones: No diseñar contenido de un modo que se sepa podría provocar ataques, espasmos o convulsiones.</w:t>
      </w:r>
    </w:p>
    <w:p w:rsidR="00B8721F" w:rsidRDefault="00B8721F" w:rsidP="00E77DDB">
      <w:pPr>
        <w:pStyle w:val="Prrafodelista"/>
        <w:numPr>
          <w:ilvl w:val="0"/>
          <w:numId w:val="7"/>
        </w:numPr>
      </w:pPr>
      <w:r>
        <w:t>Pauta 2.4 Navegable: Proporcionar medios para ayudar a los usuarios a navegar, encontrar contenido y determinar dónde se encuentran.</w:t>
      </w:r>
    </w:p>
    <w:p w:rsidR="00B8721F" w:rsidRDefault="00B8721F" w:rsidP="00B8721F">
      <w:r>
        <w:t>Principio 3: Comprensible - La información y el manejo de la interfaz de usuario deben ser comprensibles.</w:t>
      </w:r>
    </w:p>
    <w:p w:rsidR="00B8721F" w:rsidRDefault="00B8721F" w:rsidP="00E77DDB">
      <w:pPr>
        <w:pStyle w:val="Prrafodelista"/>
        <w:numPr>
          <w:ilvl w:val="0"/>
          <w:numId w:val="8"/>
        </w:numPr>
      </w:pPr>
      <w:bookmarkStart w:id="15" w:name="meaning"/>
      <w:bookmarkEnd w:id="15"/>
      <w:r>
        <w:t>Pauta 3.1 Legible: Hacer que los contenidos textuales resulten legibles y comprensibles.</w:t>
      </w:r>
    </w:p>
    <w:p w:rsidR="00B8721F" w:rsidRDefault="00B8721F" w:rsidP="00E77DDB">
      <w:pPr>
        <w:pStyle w:val="Prrafodelista"/>
        <w:numPr>
          <w:ilvl w:val="0"/>
          <w:numId w:val="8"/>
        </w:numPr>
      </w:pPr>
      <w:r>
        <w:t>Pauta 3.2 Predecible: Hacer que las páginas web aparezcan y operen de manera predecible.</w:t>
      </w:r>
    </w:p>
    <w:p w:rsidR="00B8721F" w:rsidRDefault="00B8721F" w:rsidP="00E77DDB">
      <w:pPr>
        <w:pStyle w:val="Prrafodelista"/>
        <w:numPr>
          <w:ilvl w:val="0"/>
          <w:numId w:val="8"/>
        </w:numPr>
      </w:pPr>
      <w:r>
        <w:t>Pauta 3.3 Entrada de datos asistida: Ayudar a los usuarios a evitar y corregir los errores.</w:t>
      </w:r>
    </w:p>
    <w:p w:rsidR="00B8721F" w:rsidRDefault="00B8721F" w:rsidP="00B8721F">
      <w:r>
        <w:t>Principio 4: Robusto - El contenido debe ser suficientemente robusto como para ser interpretado de forma fiable por una amplia variedad de aplicaciones de usuario, incluyendo las ayudas técnicas.</w:t>
      </w:r>
    </w:p>
    <w:p w:rsidR="00B8721F" w:rsidRDefault="00B8721F" w:rsidP="00E77DDB">
      <w:pPr>
        <w:pStyle w:val="Prrafodelista"/>
        <w:numPr>
          <w:ilvl w:val="0"/>
          <w:numId w:val="9"/>
        </w:numPr>
        <w:spacing w:after="240"/>
      </w:pPr>
      <w:r>
        <w:t>Pauta 4.1 Compatible: Maximizar la compatibilidad con las aplicaciones de usuario actuales y futuras, incluyendo las ayudas técnicas.</w:t>
      </w:r>
    </w:p>
    <w:p w:rsidR="00B97917" w:rsidRPr="00DF1751" w:rsidRDefault="00B97917" w:rsidP="00E77DDB">
      <w:pPr>
        <w:pStyle w:val="Titulo3"/>
        <w:numPr>
          <w:ilvl w:val="2"/>
          <w:numId w:val="18"/>
        </w:numPr>
        <w:ind w:left="567"/>
      </w:pPr>
      <w:bookmarkStart w:id="16" w:name="_Toc526158711"/>
      <w:r w:rsidRPr="00DF1751">
        <w:t>Requisitos de conformidad</w:t>
      </w:r>
      <w:bookmarkEnd w:id="16"/>
    </w:p>
    <w:p w:rsidR="00B97917" w:rsidRDefault="00B97917" w:rsidP="00B97917">
      <w:r>
        <w:t>Para que una página web sea conforme con las WCAG 2.0, deben satisfacerse todos los requisitos de conformidad siguientes [5]:</w:t>
      </w:r>
    </w:p>
    <w:p w:rsidR="00B97917" w:rsidRDefault="00C21E19" w:rsidP="00B97917">
      <w:bookmarkStart w:id="17" w:name="cc1"/>
      <w:bookmarkEnd w:id="17"/>
      <w:r>
        <w:t>1.</w:t>
      </w:r>
      <w:r w:rsidR="00B97917" w:rsidRPr="00B97917">
        <w:t xml:space="preserve"> Nivel de conformidad:</w:t>
      </w:r>
    </w:p>
    <w:p w:rsidR="00B97917" w:rsidRDefault="00B97917" w:rsidP="00E77DDB">
      <w:pPr>
        <w:pStyle w:val="Prrafodelista"/>
        <w:numPr>
          <w:ilvl w:val="0"/>
          <w:numId w:val="5"/>
        </w:numPr>
      </w:pPr>
      <w:r w:rsidRPr="00C21E19">
        <w:t>Nivel A: la página web satisface todos los Criterios</w:t>
      </w:r>
      <w:r>
        <w:t xml:space="preserve"> de Conformidad del Nivel A, o proporciona u</w:t>
      </w:r>
      <w:r w:rsidRPr="00B97917">
        <w:t>na </w:t>
      </w:r>
      <w:hyperlink r:id="rId14" w:anchor="conforming-alternate-versiondef" w:tooltip="definición: versión alternativa conforme" w:history="1">
        <w:r w:rsidRPr="00B97917">
          <w:t>versión alternativa conforme</w:t>
        </w:r>
      </w:hyperlink>
      <w:r w:rsidRPr="00B97917">
        <w:t>.</w:t>
      </w:r>
    </w:p>
    <w:p w:rsidR="00B97917" w:rsidRDefault="00B97917" w:rsidP="00E77DDB">
      <w:pPr>
        <w:pStyle w:val="Prrafodelista"/>
        <w:numPr>
          <w:ilvl w:val="0"/>
          <w:numId w:val="5"/>
        </w:numPr>
      </w:pPr>
      <w:r w:rsidRPr="00B97917">
        <w:t>Nivel AA: </w:t>
      </w:r>
      <w:r>
        <w:t>la página web satisface todos los Criterios de Conformidad de los Niveles A y AA, o se proporciona una versión alternativa conforme al Nivel AA.</w:t>
      </w:r>
    </w:p>
    <w:p w:rsidR="00B97917" w:rsidRDefault="00B97917" w:rsidP="00E77DDB">
      <w:pPr>
        <w:pStyle w:val="Prrafodelista"/>
        <w:numPr>
          <w:ilvl w:val="0"/>
          <w:numId w:val="5"/>
        </w:numPr>
      </w:pPr>
      <w:r w:rsidRPr="00B97917">
        <w:t>Nivel AAA: </w:t>
      </w:r>
      <w:r>
        <w:t>la página web satisface todos los Criterios de Conformidad de los Niveles A, AA y AAA, o proporciona una versión alternativa conforme al Nivel AAA.</w:t>
      </w:r>
    </w:p>
    <w:p w:rsidR="00B97917" w:rsidRPr="006305A2" w:rsidRDefault="006305A2" w:rsidP="006305A2">
      <w:r w:rsidRPr="006305A2">
        <w:t>2. Páginas completas: La </w:t>
      </w:r>
      <w:hyperlink r:id="rId15" w:anchor="conformancedef" w:tooltip="definición: conformidad" w:history="1">
        <w:r w:rsidRPr="006305A2">
          <w:t>conformidad</w:t>
        </w:r>
      </w:hyperlink>
      <w:r w:rsidRPr="006305A2">
        <w:t> (y el nivel de conformidad) se aplica a </w:t>
      </w:r>
      <w:hyperlink r:id="rId16" w:anchor="webpagedef" w:tooltip="definición: página web" w:history="1">
        <w:r w:rsidRPr="006305A2">
          <w:t>páginas web</w:t>
        </w:r>
      </w:hyperlink>
      <w:r w:rsidRPr="006305A2">
        <w:t> completas, y no se puede alcanzar si se excluye una parte de la página.</w:t>
      </w:r>
    </w:p>
    <w:p w:rsidR="0008093D" w:rsidRDefault="00DF1751" w:rsidP="00DF1751">
      <w:r w:rsidRPr="00DF1751">
        <w:t>3. Procesos completos: Cuando una </w:t>
      </w:r>
      <w:hyperlink r:id="rId17" w:anchor="webpagedef" w:tooltip="definición: página web" w:history="1">
        <w:r w:rsidRPr="00DF1751">
          <w:t>página web</w:t>
        </w:r>
      </w:hyperlink>
      <w:r w:rsidRPr="00DF1751">
        <w:t> es parte de una serie de páginas web que presentan un </w:t>
      </w:r>
      <w:hyperlink r:id="rId18" w:anchor="processdef" w:tooltip="definición: proceso" w:history="1">
        <w:r w:rsidRPr="00DF1751">
          <w:t>proceso</w:t>
        </w:r>
      </w:hyperlink>
      <w:r w:rsidRPr="00DF1751">
        <w:t> (es decir, una secuencia de pasos que es necesario completar para realizar una actividad), todas las páginas en ese proceso deben ser conformes con el nivel especificado o uno superior. (No es posible lograr conformidad con un nivel en particular si una de las páginas del proceso no cumple con ese nivel o uno superior).</w:t>
      </w:r>
    </w:p>
    <w:p w:rsidR="00341C77" w:rsidRDefault="00341C77" w:rsidP="00341C77">
      <w:pPr>
        <w:rPr>
          <w:shd w:val="clear" w:color="auto" w:fill="FFFFFF"/>
        </w:rPr>
      </w:pPr>
      <w:r w:rsidRPr="00341C77">
        <w:t>4. Uso de tecnologías exclusivamente según métodos que sean compatibles con la accesibilidad: Para satisfacer los criterios de conformidad sólo se </w:t>
      </w:r>
      <w:hyperlink r:id="rId19" w:anchor="reliedupondef" w:tooltip="definición: depender" w:history="1">
        <w:r w:rsidRPr="00341C77">
          <w:t>depende</w:t>
        </w:r>
      </w:hyperlink>
      <w:r w:rsidRPr="00341C77">
        <w:t> de aquellos usos de las </w:t>
      </w:r>
      <w:hyperlink r:id="rId20" w:anchor="technologydef" w:tooltip="definición: tecnologías" w:history="1">
        <w:r w:rsidRPr="00341C77">
          <w:t>tecnologías</w:t>
        </w:r>
      </w:hyperlink>
      <w:r w:rsidRPr="00341C77">
        <w:t> que sean </w:t>
      </w:r>
      <w:hyperlink r:id="rId21" w:anchor="accessibility-supporteddef" w:tooltip="definición: compatible con la accesibilidad" w:history="1">
        <w:r w:rsidRPr="00341C77">
          <w:t>compatibles con la accesibilidad</w:t>
        </w:r>
      </w:hyperlink>
      <w:r w:rsidRPr="00341C77">
        <w:t>.</w:t>
      </w:r>
      <w:r>
        <w:rPr>
          <w:shd w:val="clear" w:color="auto" w:fill="FFFFFF"/>
        </w:rPr>
        <w:t xml:space="preserve"> Toda información o funcionalidad que se proporcione de una forma que no sea compatible con la accesibilidad debe estar disponible de una forma que sí sea compatible con la accesibilidad.</w:t>
      </w:r>
    </w:p>
    <w:p w:rsidR="00341C77" w:rsidRDefault="00341C77" w:rsidP="00341C77">
      <w:r w:rsidRPr="00341C77">
        <w:t>5. Sin interferencia: Si las </w:t>
      </w:r>
      <w:hyperlink r:id="rId22" w:anchor="technologydef" w:tooltip="definición: tecnologías (contenido web)" w:history="1">
        <w:r w:rsidRPr="00341C77">
          <w:t>tecnologías</w:t>
        </w:r>
      </w:hyperlink>
      <w:r>
        <w:t> se usan de una forma que no es </w:t>
      </w:r>
      <w:hyperlink r:id="rId23" w:anchor="accessibility-supporteddef" w:tooltip="definición: compatible con la accesibilidad" w:history="1">
        <w:r w:rsidRPr="00341C77">
          <w:t>compatible con la accesibilidad</w:t>
        </w:r>
      </w:hyperlink>
      <w:r w:rsidRPr="00341C77">
        <w:t>, o está</w:t>
      </w:r>
      <w:r>
        <w:t xml:space="preserve"> usada de una forma que no cumple los requisitos de conformidad, no debe impedir a los usuarios acceder al contenido del resto de la página. Además, es necesar</w:t>
      </w:r>
      <w:r w:rsidRPr="00341C77">
        <w:t>io que la </w:t>
      </w:r>
      <w:hyperlink r:id="rId24" w:anchor="webpagedef" w:tooltip="definición: página web" w:history="1">
        <w:r w:rsidRPr="00341C77">
          <w:t>página web</w:t>
        </w:r>
      </w:hyperlink>
      <w:r w:rsidRPr="00341C77">
        <w:t> como un todo siga cumpliendo con los requisitos de conformidad en las siguientes circunstancias</w:t>
      </w:r>
      <w:r>
        <w:t>:</w:t>
      </w:r>
    </w:p>
    <w:p w:rsidR="00341C77" w:rsidRDefault="00341C77" w:rsidP="00E77DDB">
      <w:pPr>
        <w:pStyle w:val="Prrafodelista"/>
        <w:numPr>
          <w:ilvl w:val="0"/>
          <w:numId w:val="10"/>
        </w:numPr>
      </w:pPr>
      <w:r>
        <w:t xml:space="preserve">cuando cualquier tecnología de la que no </w:t>
      </w:r>
      <w:r w:rsidRPr="00341C77">
        <w:t>se </w:t>
      </w:r>
      <w:hyperlink r:id="rId25" w:anchor="reliedupondef" w:tooltip="definición: depender" w:history="1">
        <w:r w:rsidRPr="00341C77">
          <w:t>depende</w:t>
        </w:r>
      </w:hyperlink>
      <w:r w:rsidRPr="00341C77">
        <w:t> está</w:t>
      </w:r>
      <w:r>
        <w:t xml:space="preserve"> activada en una aplicación de usuario,</w:t>
      </w:r>
    </w:p>
    <w:p w:rsidR="00341C77" w:rsidRDefault="00341C77" w:rsidP="00E77DDB">
      <w:pPr>
        <w:pStyle w:val="Prrafodelista"/>
        <w:numPr>
          <w:ilvl w:val="0"/>
          <w:numId w:val="10"/>
        </w:numPr>
      </w:pPr>
      <w:r>
        <w:t>cuando cualquier tecnología de la que no se depende está desactivada en una aplicación de usuario, y</w:t>
      </w:r>
    </w:p>
    <w:p w:rsidR="00341C77" w:rsidRDefault="00341C77" w:rsidP="00E77DDB">
      <w:pPr>
        <w:pStyle w:val="Prrafodelista"/>
        <w:numPr>
          <w:ilvl w:val="0"/>
          <w:numId w:val="10"/>
        </w:numPr>
      </w:pPr>
      <w:r>
        <w:t>cuando cualquier tecnología de la que no se depende no es soportada por una aplicación de usuario</w:t>
      </w:r>
    </w:p>
    <w:p w:rsidR="00402D16" w:rsidRDefault="00402D16" w:rsidP="00402D16">
      <w:pPr>
        <w:pStyle w:val="Prrafodelista"/>
      </w:pPr>
    </w:p>
    <w:p w:rsidR="005B7B60" w:rsidRPr="00053FBC" w:rsidRDefault="005B7B60" w:rsidP="00E77DDB">
      <w:pPr>
        <w:pStyle w:val="Ttulo2"/>
        <w:numPr>
          <w:ilvl w:val="1"/>
          <w:numId w:val="18"/>
        </w:numPr>
        <w:ind w:left="426"/>
      </w:pPr>
      <w:bookmarkStart w:id="18" w:name="_Toc526158712"/>
      <w:r w:rsidRPr="00053FBC">
        <w:t>Objetivos</w:t>
      </w:r>
      <w:bookmarkEnd w:id="9"/>
      <w:bookmarkEnd w:id="10"/>
      <w:bookmarkEnd w:id="18"/>
    </w:p>
    <w:p w:rsidR="00402D16" w:rsidRPr="00DB1F58" w:rsidRDefault="00402D16" w:rsidP="00E77DDB">
      <w:pPr>
        <w:pStyle w:val="Titulo3"/>
        <w:numPr>
          <w:ilvl w:val="2"/>
          <w:numId w:val="18"/>
        </w:numPr>
        <w:ind w:left="567"/>
      </w:pPr>
      <w:bookmarkStart w:id="19" w:name="_Toc526158713"/>
      <w:r>
        <w:t>O</w:t>
      </w:r>
      <w:r w:rsidRPr="00DB1F58">
        <w:t>bjetivo General</w:t>
      </w:r>
      <w:bookmarkEnd w:id="19"/>
    </w:p>
    <w:p w:rsidR="00402D16" w:rsidRPr="004D69CB" w:rsidRDefault="00402D16" w:rsidP="00402D16">
      <w:pPr>
        <w:rPr>
          <w:rFonts w:eastAsia="Times New Roman" w:cs="Arial"/>
          <w:lang w:val="es-ES_tradnl" w:eastAsia="es-ES"/>
        </w:rPr>
      </w:pPr>
      <w:r w:rsidRPr="004D69CB">
        <w:rPr>
          <w:rFonts w:eastAsia="Times New Roman" w:cs="Arial"/>
          <w:lang w:val="es-ES_tradnl" w:eastAsia="es-ES"/>
        </w:rPr>
        <w:t xml:space="preserve">Analizar y evaluar </w:t>
      </w:r>
      <w:r>
        <w:rPr>
          <w:rFonts w:eastAsia="Times New Roman" w:cs="Arial"/>
          <w:lang w:val="es-ES_tradnl" w:eastAsia="es-ES"/>
        </w:rPr>
        <w:t>la accesibilidad en</w:t>
      </w:r>
      <w:r w:rsidRPr="004D69CB">
        <w:rPr>
          <w:rFonts w:eastAsia="Times New Roman" w:cs="Arial"/>
          <w:lang w:val="es-ES_tradnl" w:eastAsia="es-ES"/>
        </w:rPr>
        <w:t xml:space="preserve"> un sitio web de gestión de productos informáticos teniendo en cuenta la</w:t>
      </w:r>
      <w:r>
        <w:rPr>
          <w:rFonts w:eastAsia="Times New Roman" w:cs="Arial"/>
          <w:lang w:val="es-ES_tradnl" w:eastAsia="es-ES"/>
        </w:rPr>
        <w:t>s pautas</w:t>
      </w:r>
      <w:r w:rsidRPr="004D69CB">
        <w:rPr>
          <w:rFonts w:eastAsia="Times New Roman" w:cs="Arial"/>
          <w:lang w:val="es-ES_tradnl" w:eastAsia="es-ES"/>
        </w:rPr>
        <w:t xml:space="preserve"> definidas por la W3C. </w:t>
      </w:r>
    </w:p>
    <w:p w:rsidR="0083328E" w:rsidRDefault="004A4F40" w:rsidP="00E77DDB">
      <w:pPr>
        <w:pStyle w:val="Titulo3"/>
        <w:numPr>
          <w:ilvl w:val="2"/>
          <w:numId w:val="18"/>
        </w:numPr>
        <w:ind w:left="567"/>
      </w:pPr>
      <w:bookmarkStart w:id="20" w:name="_Toc526158714"/>
      <w:r w:rsidRPr="004A4F40">
        <w:t>Objetivos Específicos</w:t>
      </w:r>
      <w:bookmarkEnd w:id="20"/>
    </w:p>
    <w:p w:rsidR="004A4F40" w:rsidRDefault="004A4F40" w:rsidP="00D06129">
      <w:pPr>
        <w:rPr>
          <w:lang w:val="es-ES_tradnl" w:eastAsia="es-ES"/>
        </w:rPr>
      </w:pPr>
      <w:r w:rsidRPr="004036ED">
        <w:rPr>
          <w:lang w:val="es-ES_tradnl" w:eastAsia="es-ES"/>
        </w:rPr>
        <w:t xml:space="preserve">Estudiar en profundidad las pautas de accesibilidad </w:t>
      </w:r>
      <w:r w:rsidR="00513541" w:rsidRPr="004036ED">
        <w:rPr>
          <w:lang w:val="es-ES_tradnl" w:eastAsia="es-ES"/>
        </w:rPr>
        <w:t xml:space="preserve">para el contenido </w:t>
      </w:r>
      <w:r w:rsidR="007D447F" w:rsidRPr="004036ED">
        <w:rPr>
          <w:lang w:val="es-ES_tradnl" w:eastAsia="es-ES"/>
        </w:rPr>
        <w:t xml:space="preserve">en la </w:t>
      </w:r>
      <w:r w:rsidR="00513541" w:rsidRPr="004036ED">
        <w:rPr>
          <w:lang w:val="es-ES_tradnl" w:eastAsia="es-ES"/>
        </w:rPr>
        <w:t xml:space="preserve">web </w:t>
      </w:r>
      <w:r w:rsidR="008F5C9E" w:rsidRPr="004036ED">
        <w:rPr>
          <w:lang w:val="es-ES_tradnl" w:eastAsia="es-ES"/>
        </w:rPr>
        <w:t>(</w:t>
      </w:r>
      <w:r w:rsidR="00513541" w:rsidRPr="004036ED">
        <w:rPr>
          <w:lang w:val="es-ES_tradnl" w:eastAsia="es-ES"/>
        </w:rPr>
        <w:t>WCAG 2.0</w:t>
      </w:r>
      <w:r w:rsidR="008F5C9E" w:rsidRPr="004036ED">
        <w:rPr>
          <w:lang w:val="es-ES_tradnl" w:eastAsia="es-ES"/>
        </w:rPr>
        <w:t>)</w:t>
      </w:r>
      <w:r w:rsidR="00513541" w:rsidRPr="004036ED">
        <w:rPr>
          <w:lang w:val="es-ES_tradnl" w:eastAsia="es-ES"/>
        </w:rPr>
        <w:t>.</w:t>
      </w:r>
    </w:p>
    <w:p w:rsidR="003C4D47" w:rsidRDefault="003752F7" w:rsidP="00D06129">
      <w:pPr>
        <w:rPr>
          <w:rFonts w:eastAsia="Times New Roman" w:cs="Arial"/>
          <w:b/>
          <w:lang w:val="es-ES_tradnl" w:eastAsia="es-ES"/>
        </w:rPr>
      </w:pPr>
      <w:r w:rsidRPr="004036ED">
        <w:rPr>
          <w:lang w:val="es-ES_tradnl" w:eastAsia="es-ES"/>
        </w:rPr>
        <w:t>Buscar y selec</w:t>
      </w:r>
      <w:r w:rsidRPr="00BF7EEB">
        <w:rPr>
          <w:lang w:val="es-ES_tradnl" w:eastAsia="es-ES"/>
        </w:rPr>
        <w:t>cionar los métodos más</w:t>
      </w:r>
      <w:r w:rsidRPr="004036ED">
        <w:rPr>
          <w:lang w:val="es-ES_tradnl" w:eastAsia="es-ES"/>
        </w:rPr>
        <w:t xml:space="preserve"> usados y las posibles soluciones existentes respecto a la accesibilidad.</w:t>
      </w:r>
    </w:p>
    <w:p w:rsidR="003752F7" w:rsidRPr="004036ED" w:rsidRDefault="003C4D47" w:rsidP="00D06129">
      <w:pPr>
        <w:ind w:left="708" w:hanging="708"/>
      </w:pPr>
      <w:r>
        <w:rPr>
          <w:lang w:val="es-ES_tradnl" w:eastAsia="es-ES"/>
        </w:rPr>
        <w:t>Desarrollar un sitio web de gestión de productos informáticos (Pc-GamerZ).</w:t>
      </w:r>
    </w:p>
    <w:p w:rsidR="002727D9" w:rsidRPr="004036ED" w:rsidRDefault="002727D9" w:rsidP="00213C37">
      <w:pPr>
        <w:rPr>
          <w:lang w:val="es-ES_tradnl" w:eastAsia="es-ES"/>
        </w:rPr>
      </w:pPr>
      <w:r>
        <w:rPr>
          <w:lang w:val="es-ES_tradnl" w:eastAsia="es-ES"/>
        </w:rPr>
        <w:t xml:space="preserve">Verificar el cumplimiento de las </w:t>
      </w:r>
      <w:r w:rsidRPr="004036ED">
        <w:t xml:space="preserve">pautas de accesibilidad para el contenido web </w:t>
      </w:r>
      <w:r w:rsidRPr="004036ED">
        <w:rPr>
          <w:lang w:val="es-ES_tradnl" w:eastAsia="es-ES"/>
        </w:rPr>
        <w:t>(WCAG 2.0)</w:t>
      </w:r>
      <w:r>
        <w:rPr>
          <w:lang w:val="es-ES_tradnl" w:eastAsia="es-ES"/>
        </w:rPr>
        <w:t xml:space="preserve"> en un sitio de gestión de prod</w:t>
      </w:r>
      <w:r w:rsidRPr="004D69CB">
        <w:rPr>
          <w:lang w:val="es-ES_tradnl" w:eastAsia="es-ES"/>
        </w:rPr>
        <w:t>uctos informáticos y realizar el mantenimiento correctivo.</w:t>
      </w:r>
    </w:p>
    <w:p w:rsidR="005A1C3F" w:rsidRDefault="005A1C3F" w:rsidP="00213C37">
      <w:r w:rsidRPr="004036ED">
        <w:t xml:space="preserve">Analizar y </w:t>
      </w:r>
      <w:r w:rsidR="00E61C48" w:rsidRPr="004036ED">
        <w:t>evaluar la accesibilidad</w:t>
      </w:r>
      <w:r w:rsidR="00DA0395" w:rsidRPr="004036ED">
        <w:t xml:space="preserve"> del sitio </w:t>
      </w:r>
      <w:r w:rsidR="009A3EAC">
        <w:t>web desarrollado</w:t>
      </w:r>
      <w:r w:rsidR="00566375">
        <w:t xml:space="preserve"> “Pc-GamerZ”</w:t>
      </w:r>
      <w:r w:rsidR="009A3EAC">
        <w:t>.</w:t>
      </w:r>
    </w:p>
    <w:p w:rsidR="00DD7584" w:rsidRPr="00213C37" w:rsidRDefault="00781F5B" w:rsidP="00213C37">
      <w:r w:rsidRPr="00213C37">
        <w:t xml:space="preserve">Verificar que el sitio web </w:t>
      </w:r>
      <w:r w:rsidR="00A5005D" w:rsidRPr="00213C37">
        <w:t>“</w:t>
      </w:r>
      <w:r w:rsidRPr="00213C37">
        <w:t>Pc-GamerZ</w:t>
      </w:r>
      <w:r w:rsidR="00A5005D" w:rsidRPr="00213C37">
        <w:t xml:space="preserve">”, tanto la </w:t>
      </w:r>
      <w:r w:rsidR="00A201DE" w:rsidRPr="00213C37">
        <w:t>página</w:t>
      </w:r>
      <w:r w:rsidR="00A5005D" w:rsidRPr="00213C37">
        <w:t xml:space="preserve"> principal como la </w:t>
      </w:r>
      <w:r w:rsidR="00A201DE" w:rsidRPr="00213C37">
        <w:t>página</w:t>
      </w:r>
      <w:r w:rsidR="00A5005D" w:rsidRPr="00213C37">
        <w:t xml:space="preserve"> de productos, </w:t>
      </w:r>
      <w:r w:rsidRPr="00213C37">
        <w:t>cumpla</w:t>
      </w:r>
      <w:r w:rsidR="00A5005D" w:rsidRPr="00213C37">
        <w:t>n</w:t>
      </w:r>
      <w:r w:rsidRPr="00213C37">
        <w:t xml:space="preserve"> el Nivel A de los requisitos de conformidad</w:t>
      </w:r>
      <w:r w:rsidR="00A5005D" w:rsidRPr="00213C37">
        <w:t xml:space="preserve"> establecidos por la WCAG 2.0.</w:t>
      </w:r>
    </w:p>
    <w:p w:rsidR="00BF7EEB" w:rsidRPr="009A3EAC" w:rsidRDefault="00BF7EEB" w:rsidP="00781F5B">
      <w:bookmarkStart w:id="21" w:name="_Toc452142111"/>
      <w:bookmarkStart w:id="22" w:name="_Toc452222858"/>
    </w:p>
    <w:p w:rsidR="005B7B60" w:rsidRPr="00053FBC" w:rsidRDefault="005B7B60" w:rsidP="00E77DDB">
      <w:pPr>
        <w:pStyle w:val="Ttulo2"/>
        <w:numPr>
          <w:ilvl w:val="1"/>
          <w:numId w:val="18"/>
        </w:numPr>
        <w:ind w:left="426"/>
      </w:pPr>
      <w:bookmarkStart w:id="23" w:name="_Toc526158715"/>
      <w:r w:rsidRPr="00053FBC">
        <w:t>Fundamentación</w:t>
      </w:r>
      <w:bookmarkEnd w:id="21"/>
      <w:bookmarkEnd w:id="22"/>
      <w:bookmarkEnd w:id="23"/>
    </w:p>
    <w:p w:rsidR="00213C37" w:rsidRPr="00BB658D" w:rsidRDefault="00213C37" w:rsidP="00213C37">
      <w:pPr>
        <w:ind w:firstLine="708"/>
        <w:rPr>
          <w:lang w:val="es-ES" w:eastAsia="es-ES"/>
        </w:rPr>
      </w:pPr>
      <w:r w:rsidRPr="00BB658D">
        <w:rPr>
          <w:lang w:val="es-ES" w:eastAsia="es-ES"/>
        </w:rPr>
        <w:t xml:space="preserve">La Accesibilidad Web beneficia a las personas que presentan algún grado de discapacidad (físicas, sensoriales, cognitivas, etc.), </w:t>
      </w:r>
      <w:r>
        <w:rPr>
          <w:lang w:val="es-ES" w:eastAsia="es-ES"/>
        </w:rPr>
        <w:t xml:space="preserve">pero </w:t>
      </w:r>
      <w:r w:rsidRPr="00BB658D">
        <w:rPr>
          <w:lang w:val="es-ES" w:eastAsia="es-ES"/>
        </w:rPr>
        <w:t>también beneficia a otros grupos de usuarios como aquell</w:t>
      </w:r>
      <w:r>
        <w:rPr>
          <w:lang w:val="es-ES" w:eastAsia="es-ES"/>
        </w:rPr>
        <w:t>os</w:t>
      </w:r>
      <w:r w:rsidRPr="00BB658D">
        <w:rPr>
          <w:lang w:val="es-ES" w:eastAsia="es-ES"/>
        </w:rPr>
        <w:t xml:space="preserve"> con dificultades relacionadas con </w:t>
      </w:r>
      <w:r w:rsidR="00E77B66">
        <w:rPr>
          <w:lang w:val="es-ES" w:eastAsia="es-ES"/>
        </w:rPr>
        <w:t>la edad</w:t>
      </w:r>
      <w:r w:rsidRPr="00BB658D">
        <w:rPr>
          <w:lang w:val="es-ES" w:eastAsia="es-ES"/>
        </w:rPr>
        <w:t xml:space="preserve"> o </w:t>
      </w:r>
      <w:r w:rsidR="00173A2E">
        <w:rPr>
          <w:lang w:val="es-ES" w:eastAsia="es-ES"/>
        </w:rPr>
        <w:t>aquell</w:t>
      </w:r>
      <w:r w:rsidRPr="00BB658D">
        <w:rPr>
          <w:lang w:val="es-ES" w:eastAsia="es-ES"/>
        </w:rPr>
        <w:t xml:space="preserve">as derivadas de </w:t>
      </w:r>
      <w:r w:rsidR="00D51E13">
        <w:rPr>
          <w:lang w:val="es-ES" w:eastAsia="es-ES"/>
        </w:rPr>
        <w:t xml:space="preserve">diferentes situaciones como </w:t>
      </w:r>
      <w:r>
        <w:rPr>
          <w:rFonts w:cs="Arial"/>
        </w:rPr>
        <w:t>[</w:t>
      </w:r>
      <w:r w:rsidR="00620589">
        <w:rPr>
          <w:rFonts w:cs="Arial"/>
        </w:rPr>
        <w:t>7</w:t>
      </w:r>
      <w:r>
        <w:rPr>
          <w:rFonts w:cs="Arial"/>
        </w:rPr>
        <w:t>]</w:t>
      </w:r>
      <w:r>
        <w:rPr>
          <w:lang w:val="es-ES" w:eastAsia="es-ES"/>
        </w:rPr>
        <w:t>:</w:t>
      </w:r>
    </w:p>
    <w:p w:rsidR="00213C37" w:rsidRPr="00D06129" w:rsidRDefault="00213C37" w:rsidP="00E77DDB">
      <w:pPr>
        <w:pStyle w:val="Prrafodelista"/>
        <w:numPr>
          <w:ilvl w:val="0"/>
          <w:numId w:val="2"/>
        </w:numPr>
        <w:rPr>
          <w:lang w:val="es-ES" w:eastAsia="es-ES"/>
        </w:rPr>
      </w:pPr>
      <w:r w:rsidRPr="00D06129">
        <w:rPr>
          <w:lang w:val="es-ES" w:eastAsia="es-ES"/>
        </w:rPr>
        <w:t>Usuarios de edad avanzada con dificultades producidas por el envejecimiento.</w:t>
      </w:r>
    </w:p>
    <w:p w:rsidR="00213C37" w:rsidRPr="00D06129" w:rsidRDefault="00213C37" w:rsidP="00E77DDB">
      <w:pPr>
        <w:pStyle w:val="Prrafodelista"/>
        <w:numPr>
          <w:ilvl w:val="0"/>
          <w:numId w:val="2"/>
        </w:numPr>
        <w:rPr>
          <w:lang w:val="es-ES" w:eastAsia="es-ES"/>
        </w:rPr>
      </w:pPr>
      <w:r w:rsidRPr="00D06129">
        <w:rPr>
          <w:lang w:val="es-ES" w:eastAsia="es-ES"/>
        </w:rPr>
        <w:t>Usuarios afectados por circunstancias derivadas del entorno como baja iluminación, ambientes ruidosos, espacio reducido, etc.</w:t>
      </w:r>
    </w:p>
    <w:p w:rsidR="00213C37" w:rsidRPr="00D06129" w:rsidRDefault="00213C37" w:rsidP="00E77DDB">
      <w:pPr>
        <w:pStyle w:val="Prrafodelista"/>
        <w:numPr>
          <w:ilvl w:val="0"/>
          <w:numId w:val="2"/>
        </w:numPr>
        <w:rPr>
          <w:lang w:val="es-ES" w:eastAsia="es-ES"/>
        </w:rPr>
      </w:pPr>
      <w:r w:rsidRPr="00D06129">
        <w:rPr>
          <w:lang w:val="es-ES" w:eastAsia="es-ES"/>
        </w:rPr>
        <w:t>Usuarios con insuficiencia de medios que acceden a los servicios de Internet mediante equipos y conexiones con capacidades limitadas.</w:t>
      </w:r>
    </w:p>
    <w:p w:rsidR="00213C37" w:rsidRPr="00D06129" w:rsidRDefault="00213C37" w:rsidP="00E77DDB">
      <w:pPr>
        <w:pStyle w:val="Prrafodelista"/>
        <w:numPr>
          <w:ilvl w:val="0"/>
          <w:numId w:val="2"/>
        </w:numPr>
        <w:rPr>
          <w:lang w:val="es-ES" w:eastAsia="es-ES"/>
        </w:rPr>
      </w:pPr>
      <w:r w:rsidRPr="00D06129">
        <w:rPr>
          <w:lang w:val="es-ES" w:eastAsia="es-ES"/>
        </w:rPr>
        <w:t>Usuarios que no dominen el idioma, como aquellos de habla extranjera</w:t>
      </w:r>
      <w:r>
        <w:rPr>
          <w:lang w:val="es-ES" w:eastAsia="es-ES"/>
        </w:rPr>
        <w:t>.</w:t>
      </w:r>
    </w:p>
    <w:p w:rsidR="00213C37" w:rsidRPr="004D55EC" w:rsidRDefault="00213C37" w:rsidP="00E77DDB">
      <w:pPr>
        <w:pStyle w:val="Prrafodelista"/>
        <w:numPr>
          <w:ilvl w:val="0"/>
          <w:numId w:val="2"/>
        </w:numPr>
        <w:spacing w:before="60"/>
        <w:rPr>
          <w:lang w:val="es-ES" w:eastAsia="es-ES"/>
        </w:rPr>
      </w:pPr>
      <w:r w:rsidRPr="004D55EC">
        <w:rPr>
          <w:lang w:val="es-ES" w:eastAsia="es-ES"/>
        </w:rPr>
        <w:t>Usuarios inexpertos o que presentan inseguridad frente a la utilización de diversos dispositivos electrónicos.</w:t>
      </w:r>
    </w:p>
    <w:p w:rsidR="00833900" w:rsidRPr="00833900" w:rsidRDefault="00213C37" w:rsidP="00213C37">
      <w:pPr>
        <w:spacing w:before="60"/>
        <w:ind w:firstLine="708"/>
        <w:rPr>
          <w:rFonts w:cs="Arial"/>
        </w:rPr>
      </w:pPr>
      <w:r>
        <w:rPr>
          <w:rFonts w:cs="Arial"/>
        </w:rPr>
        <w:t>H</w:t>
      </w:r>
      <w:r w:rsidR="00D71CA4">
        <w:rPr>
          <w:rFonts w:cs="Arial"/>
        </w:rPr>
        <w:t>oy en dí</w:t>
      </w:r>
      <w:r w:rsidR="005D3511">
        <w:rPr>
          <w:rFonts w:cs="Arial"/>
        </w:rPr>
        <w:t>a la mayoría de las</w:t>
      </w:r>
      <w:r w:rsidR="00EF0405">
        <w:rPr>
          <w:rFonts w:cs="Arial"/>
        </w:rPr>
        <w:t xml:space="preserve"> pá</w:t>
      </w:r>
      <w:r w:rsidR="005D3511">
        <w:rPr>
          <w:rFonts w:cs="Arial"/>
        </w:rPr>
        <w:t xml:space="preserve">ginas web no cumplen con las pautas de accesibilidad y actualmente acceden a ellas un amplio rango de usuarios con diferentes perfiles. </w:t>
      </w:r>
      <w:r>
        <w:rPr>
          <w:rFonts w:cs="Arial"/>
        </w:rPr>
        <w:t>Por lo que</w:t>
      </w:r>
      <w:r w:rsidR="005B7B60" w:rsidRPr="00833900">
        <w:rPr>
          <w:rFonts w:cs="Arial"/>
        </w:rPr>
        <w:t xml:space="preserve"> se plantea una solución </w:t>
      </w:r>
      <w:r w:rsidR="00A9565B" w:rsidRPr="00833900">
        <w:rPr>
          <w:rFonts w:cs="Arial"/>
        </w:rPr>
        <w:t xml:space="preserve">para la detección y posterior corrección </w:t>
      </w:r>
      <w:r w:rsidR="00D7120C">
        <w:rPr>
          <w:rFonts w:cs="Arial"/>
        </w:rPr>
        <w:t>de las dificultades</w:t>
      </w:r>
      <w:r w:rsidR="00510AF9" w:rsidRPr="00833900">
        <w:rPr>
          <w:rFonts w:cs="Arial"/>
        </w:rPr>
        <w:t xml:space="preserve"> detectad</w:t>
      </w:r>
      <w:r w:rsidR="006C359A">
        <w:rPr>
          <w:rFonts w:cs="Arial"/>
        </w:rPr>
        <w:t>a</w:t>
      </w:r>
      <w:r w:rsidR="00510AF9" w:rsidRPr="00833900">
        <w:rPr>
          <w:rFonts w:cs="Arial"/>
        </w:rPr>
        <w:t>s</w:t>
      </w:r>
      <w:r>
        <w:rPr>
          <w:rFonts w:cs="Arial"/>
        </w:rPr>
        <w:t xml:space="preserve"> acerca de las pautas de accesibilidad web</w:t>
      </w:r>
      <w:r w:rsidR="00510AF9" w:rsidRPr="00833900">
        <w:rPr>
          <w:rFonts w:cs="Arial"/>
        </w:rPr>
        <w:t>.</w:t>
      </w:r>
    </w:p>
    <w:p w:rsidR="00213C37" w:rsidRDefault="00833900" w:rsidP="00213C37">
      <w:pPr>
        <w:ind w:firstLine="708"/>
        <w:rPr>
          <w:rFonts w:cs="Arial"/>
        </w:rPr>
      </w:pPr>
      <w:r w:rsidRPr="00833900">
        <w:rPr>
          <w:rFonts w:cs="Arial"/>
        </w:rPr>
        <w:t>Los</w:t>
      </w:r>
      <w:r w:rsidR="00510AF9" w:rsidRPr="00833900">
        <w:rPr>
          <w:rFonts w:cs="Arial"/>
        </w:rPr>
        <w:t xml:space="preserve"> métodos de evaluación </w:t>
      </w:r>
      <w:r w:rsidR="0029359A">
        <w:rPr>
          <w:rFonts w:cs="Arial"/>
        </w:rPr>
        <w:t xml:space="preserve">de la accesibilidad </w:t>
      </w:r>
      <w:r w:rsidRPr="00833900">
        <w:rPr>
          <w:rFonts w:cs="Arial"/>
        </w:rPr>
        <w:t xml:space="preserve">se dividen en dos tipos: los analíticos y los empíricos. </w:t>
      </w:r>
      <w:r w:rsidR="00213C37">
        <w:rPr>
          <w:rFonts w:cs="Arial"/>
        </w:rPr>
        <w:t xml:space="preserve">Los </w:t>
      </w:r>
      <w:r w:rsidR="00213C37" w:rsidRPr="00833900">
        <w:rPr>
          <w:rFonts w:cs="Arial"/>
        </w:rPr>
        <w:t>empíricos son utilizados para realizar las llamadas “evaluaciones payoff”, que requieren una interacción entre los usuarios y el sitio web(Ej. Técnicas de Pantallas, test de usuarios y revisiones su</w:t>
      </w:r>
      <w:r w:rsidR="00213C37">
        <w:rPr>
          <w:rFonts w:cs="Arial"/>
        </w:rPr>
        <w:t>b</w:t>
      </w:r>
      <w:r w:rsidR="00213C37" w:rsidRPr="00833900">
        <w:rPr>
          <w:rFonts w:cs="Arial"/>
        </w:rPr>
        <w:t>jetivas)</w:t>
      </w:r>
      <w:r w:rsidR="00213C37">
        <w:rPr>
          <w:rFonts w:cs="Arial"/>
        </w:rPr>
        <w:t xml:space="preserve"> [</w:t>
      </w:r>
      <w:r w:rsidR="00620589">
        <w:rPr>
          <w:rFonts w:cs="Arial"/>
        </w:rPr>
        <w:t>8</w:t>
      </w:r>
      <w:r w:rsidR="00213C37">
        <w:rPr>
          <w:rFonts w:cs="Arial"/>
        </w:rPr>
        <w:t>].</w:t>
      </w:r>
    </w:p>
    <w:p w:rsidR="00833900" w:rsidRPr="00833900" w:rsidRDefault="00213C37" w:rsidP="00833900">
      <w:pPr>
        <w:ind w:firstLine="708"/>
        <w:rPr>
          <w:rFonts w:cs="Arial"/>
        </w:rPr>
      </w:pPr>
      <w:r>
        <w:rPr>
          <w:rFonts w:cs="Arial"/>
        </w:rPr>
        <w:t>L</w:t>
      </w:r>
      <w:r w:rsidR="00833900" w:rsidRPr="00833900">
        <w:rPr>
          <w:rFonts w:cs="Arial"/>
        </w:rPr>
        <w:t xml:space="preserve">os </w:t>
      </w:r>
      <w:r>
        <w:rPr>
          <w:rFonts w:cs="Arial"/>
        </w:rPr>
        <w:t xml:space="preserve">métodos </w:t>
      </w:r>
      <w:r w:rsidR="00833900" w:rsidRPr="00833900">
        <w:rPr>
          <w:rFonts w:cs="Arial"/>
        </w:rPr>
        <w:t>analíticos se basan en la inspección de las páginas web que se realizan por medio de las llamadas “evaluaciones automáticas”, las cuales validan el sitio de forma automática de acuerdo al cumplimiento de los criterios de la guía WCAG.</w:t>
      </w:r>
      <w:r>
        <w:rPr>
          <w:rFonts w:cs="Arial"/>
        </w:rPr>
        <w:t xml:space="preserve"> Este método fue el utilizado para el proyecto.</w:t>
      </w:r>
    </w:p>
    <w:p w:rsidR="00BB658D" w:rsidRDefault="00BB658D" w:rsidP="00213C37">
      <w:pPr>
        <w:pStyle w:val="Prrafodelista"/>
        <w:rPr>
          <w:lang w:val="es-ES" w:eastAsia="es-ES"/>
        </w:rPr>
      </w:pPr>
    </w:p>
    <w:p w:rsidR="00660BDF" w:rsidRDefault="00660BDF" w:rsidP="00660BDF">
      <w:pPr>
        <w:pStyle w:val="Prrafodelista"/>
        <w:rPr>
          <w:lang w:val="es-ES" w:eastAsia="es-ES"/>
        </w:rPr>
      </w:pPr>
    </w:p>
    <w:p w:rsidR="00660BDF" w:rsidRDefault="00660BDF"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213C37" w:rsidRDefault="00213C37" w:rsidP="00660BDF">
      <w:pPr>
        <w:pStyle w:val="Prrafodelista"/>
        <w:rPr>
          <w:lang w:val="es-ES" w:eastAsia="es-ES"/>
        </w:rPr>
      </w:pPr>
    </w:p>
    <w:p w:rsidR="00213C37" w:rsidRDefault="00213C37"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Default="00064E3D" w:rsidP="00660BDF">
      <w:pPr>
        <w:pStyle w:val="Prrafodelista"/>
        <w:rPr>
          <w:lang w:val="es-ES" w:eastAsia="es-ES"/>
        </w:rPr>
      </w:pPr>
    </w:p>
    <w:p w:rsidR="00064E3D" w:rsidRPr="00D06129" w:rsidRDefault="00064E3D" w:rsidP="00660BDF">
      <w:pPr>
        <w:pStyle w:val="Prrafodelista"/>
        <w:rPr>
          <w:lang w:val="es-ES" w:eastAsia="es-ES"/>
        </w:rPr>
      </w:pPr>
    </w:p>
    <w:p w:rsidR="00736742" w:rsidRDefault="0018102C" w:rsidP="00E77DDB">
      <w:pPr>
        <w:pStyle w:val="Ttulo1"/>
        <w:numPr>
          <w:ilvl w:val="0"/>
          <w:numId w:val="18"/>
        </w:numPr>
      </w:pPr>
      <w:bookmarkStart w:id="24" w:name="_Toc526158716"/>
      <w:r w:rsidRPr="000E3583">
        <w:t>Capítulo</w:t>
      </w:r>
      <w:r>
        <w:t xml:space="preserve"> 2</w:t>
      </w:r>
      <w:r w:rsidR="00CB1FA4">
        <w:t>)</w:t>
      </w:r>
      <w:r w:rsidR="00736742" w:rsidRPr="00C21E19">
        <w:t>Metodología</w:t>
      </w:r>
      <w:bookmarkEnd w:id="24"/>
    </w:p>
    <w:p w:rsidR="008A496D" w:rsidRDefault="008A496D" w:rsidP="003155B1">
      <w:r w:rsidRPr="003155B1">
        <w:t xml:space="preserve">En esta sección se describe </w:t>
      </w:r>
      <w:r w:rsidR="00012B89" w:rsidRPr="003155B1">
        <w:t>l</w:t>
      </w:r>
      <w:r w:rsidRPr="003155B1">
        <w:t xml:space="preserve">as </w:t>
      </w:r>
      <w:r w:rsidR="00012B89" w:rsidRPr="003155B1">
        <w:t>etapas</w:t>
      </w:r>
      <w:r w:rsidRPr="003155B1">
        <w:t xml:space="preserve"> a</w:t>
      </w:r>
      <w:r w:rsidR="00012B89" w:rsidRPr="003155B1">
        <w:t>borda</w:t>
      </w:r>
      <w:r w:rsidRPr="003155B1">
        <w:t>das para la elaboración del proyecto final de carrera</w:t>
      </w:r>
      <w:r>
        <w:t>.</w:t>
      </w:r>
    </w:p>
    <w:p w:rsidR="007B17A3" w:rsidRDefault="006912D0" w:rsidP="007B3077">
      <w:r w:rsidRPr="00F474C6">
        <w:rPr>
          <w:b/>
        </w:rPr>
        <w:t>Etapa 1</w:t>
      </w:r>
      <w:r w:rsidRPr="00F474C6">
        <w:rPr>
          <w:rStyle w:val="Ttulo2Car"/>
          <w:rFonts w:eastAsiaTheme="minorHAnsi"/>
          <w:b w:val="0"/>
        </w:rPr>
        <w:t>:</w:t>
      </w:r>
      <w:r w:rsidR="007B3077">
        <w:t xml:space="preserve"> R</w:t>
      </w:r>
      <w:r w:rsidR="007B17A3" w:rsidRPr="007B3077">
        <w:t>evisión</w:t>
      </w:r>
      <w:r w:rsidR="001962B1">
        <w:t>,</w:t>
      </w:r>
      <w:r w:rsidR="007B17A3" w:rsidRPr="007B3077">
        <w:t xml:space="preserve"> selección y estudio de </w:t>
      </w:r>
      <w:r w:rsidR="00A31DBD" w:rsidRPr="007B3077">
        <w:t>documentos y herrami</w:t>
      </w:r>
      <w:r w:rsidR="003C1289" w:rsidRPr="007B3077">
        <w:t>entas proporcionadas por la W3C</w:t>
      </w:r>
      <w:r w:rsidR="00E93DBF" w:rsidRPr="007B3077">
        <w:t>[</w:t>
      </w:r>
      <w:r w:rsidR="00657D3B">
        <w:t>3</w:t>
      </w:r>
      <w:r w:rsidR="00E93DBF" w:rsidRPr="007B3077">
        <w:t>]</w:t>
      </w:r>
      <w:r w:rsidR="003C1289" w:rsidRPr="007B3077">
        <w:t xml:space="preserve"> en relación a las pautas de accesibilidad web WCAG 2.0</w:t>
      </w:r>
      <w:r w:rsidR="00657D3B">
        <w:t>[5</w:t>
      </w:r>
      <w:r w:rsidR="00DB7D86" w:rsidRPr="007B3077">
        <w:t>]</w:t>
      </w:r>
      <w:r w:rsidR="00657D3B">
        <w:t>.</w:t>
      </w:r>
    </w:p>
    <w:p w:rsidR="00634548" w:rsidRDefault="006912D0" w:rsidP="00F474C6">
      <w:r w:rsidRPr="00F474C6">
        <w:rPr>
          <w:b/>
        </w:rPr>
        <w:t>Etapa</w:t>
      </w:r>
      <w:r w:rsidR="00A85B83" w:rsidRPr="00F474C6">
        <w:rPr>
          <w:b/>
        </w:rPr>
        <w:t xml:space="preserve"> 2:</w:t>
      </w:r>
      <w:r w:rsidR="00FD5041">
        <w:t>Selección y estudio de herramientas de li</w:t>
      </w:r>
      <w:r w:rsidR="008C4B27">
        <w:t>c</w:t>
      </w:r>
      <w:r w:rsidR="00FD5041">
        <w:t>en</w:t>
      </w:r>
      <w:r w:rsidR="008C4B27">
        <w:t>c</w:t>
      </w:r>
      <w:r w:rsidR="00FD5041">
        <w:t>ia libre que verifican el cump</w:t>
      </w:r>
      <w:r w:rsidR="00896D00">
        <w:t xml:space="preserve">limiento de las pautas WCAG 2.0, como ser </w:t>
      </w:r>
      <w:r w:rsidR="00216B44">
        <w:t xml:space="preserve">eXaminator [14], </w:t>
      </w:r>
      <w:r w:rsidR="00896D00">
        <w:t>Taw[</w:t>
      </w:r>
      <w:r w:rsidR="008C4B27">
        <w:t>1</w:t>
      </w:r>
      <w:r w:rsidR="00216B44">
        <w:t>5</w:t>
      </w:r>
      <w:r w:rsidR="00896D00">
        <w:t>]</w:t>
      </w:r>
      <w:r w:rsidR="00104629">
        <w:t xml:space="preserve">, webDeveloper extensión para </w:t>
      </w:r>
      <w:r w:rsidR="008A07B2">
        <w:t xml:space="preserve">Firefox </w:t>
      </w:r>
      <w:r w:rsidR="00104629">
        <w:t>[</w:t>
      </w:r>
      <w:r w:rsidR="008A07B2">
        <w:t>16</w:t>
      </w:r>
      <w:r w:rsidR="00104629">
        <w:t>]</w:t>
      </w:r>
      <w:r w:rsidR="005675C3">
        <w:t>.</w:t>
      </w:r>
    </w:p>
    <w:p w:rsidR="00012B89" w:rsidRDefault="006912D0" w:rsidP="00F474C6">
      <w:pPr>
        <w:rPr>
          <w:lang w:val="es-ES" w:eastAsia="ar-SA"/>
        </w:rPr>
      </w:pPr>
      <w:r w:rsidRPr="00F474C6">
        <w:rPr>
          <w:b/>
        </w:rPr>
        <w:t>Etapa 3:</w:t>
      </w:r>
      <w:r w:rsidR="00184879" w:rsidRPr="0014313C">
        <w:t>Diseño y construcción d</w:t>
      </w:r>
      <w:r w:rsidR="005675C3" w:rsidRPr="0014313C">
        <w:t>el sitio web Pc-GamerZ</w:t>
      </w:r>
      <w:r w:rsidR="00DD7584" w:rsidRPr="0014313C">
        <w:t xml:space="preserve"> que contempl</w:t>
      </w:r>
      <w:r w:rsidR="00331D38" w:rsidRPr="0014313C">
        <w:t>e las pautas WCAG 2.0 Nivel A</w:t>
      </w:r>
      <w:r w:rsidR="00DF44B5">
        <w:t>. Utilización de</w:t>
      </w:r>
      <w:r w:rsidR="0014313C">
        <w:t xml:space="preserve"> la metodología </w:t>
      </w:r>
      <w:r w:rsidR="00DF44B5">
        <w:t>I</w:t>
      </w:r>
      <w:r w:rsidR="0014313C">
        <w:t>ncremental</w:t>
      </w:r>
      <w:r w:rsidR="00DF44B5">
        <w:t xml:space="preserve"> e Iterativa </w:t>
      </w:r>
      <w:r w:rsidR="0014313C">
        <w:t>[</w:t>
      </w:r>
      <w:r w:rsidR="00DF44B5">
        <w:t>9</w:t>
      </w:r>
      <w:r w:rsidR="0014313C">
        <w:t>]</w:t>
      </w:r>
      <w:r w:rsidR="00DF44B5">
        <w:t>.</w:t>
      </w:r>
    </w:p>
    <w:p w:rsidR="00064E3D" w:rsidRPr="00064E3D" w:rsidRDefault="00E76A59" w:rsidP="00F474C6">
      <w:pPr>
        <w:rPr>
          <w:lang w:val="es-ES" w:eastAsia="ar-SA"/>
        </w:rPr>
      </w:pPr>
      <w:r w:rsidRPr="00F474C6">
        <w:rPr>
          <w:b/>
        </w:rPr>
        <w:t>Etapa 4:</w:t>
      </w:r>
      <w:r w:rsidR="007F60A3" w:rsidRPr="007B3077">
        <w:t>Elaboración</w:t>
      </w:r>
      <w:r w:rsidRPr="007B3077">
        <w:t xml:space="preserve"> de conclusiones.</w:t>
      </w:r>
    </w:p>
    <w:p w:rsidR="00550381" w:rsidRPr="00550381" w:rsidRDefault="00550381" w:rsidP="00550381">
      <w:pPr>
        <w:rPr>
          <w:lang w:val="es-ES" w:eastAsia="ar-SA"/>
        </w:rPr>
      </w:pPr>
    </w:p>
    <w:p w:rsidR="00736742" w:rsidRPr="00B15B14" w:rsidRDefault="00C42002" w:rsidP="00E77DDB">
      <w:pPr>
        <w:pStyle w:val="Ttulo2"/>
        <w:numPr>
          <w:ilvl w:val="1"/>
          <w:numId w:val="18"/>
        </w:numPr>
        <w:ind w:left="426"/>
      </w:pPr>
      <w:bookmarkStart w:id="25" w:name="_Toc526158717"/>
      <w:r w:rsidRPr="00B15B14">
        <w:t>Diseño y Construcción del sitio Pc-GamerZ</w:t>
      </w:r>
      <w:bookmarkEnd w:id="25"/>
    </w:p>
    <w:p w:rsidR="00C42002" w:rsidRPr="009D5571" w:rsidRDefault="00CB034C" w:rsidP="00C7743F">
      <w:pPr>
        <w:widowControl w:val="0"/>
        <w:spacing w:beforeLines="60"/>
        <w:ind w:firstLine="348"/>
        <w:rPr>
          <w:rFonts w:cs="Arial"/>
        </w:rPr>
        <w:pPrChange w:id="26" w:author="Paola" w:date="2018-10-12T08:35:00Z">
          <w:pPr>
            <w:widowControl w:val="0"/>
            <w:spacing w:beforeLines="60"/>
            <w:ind w:firstLine="348"/>
          </w:pPr>
        </w:pPrChange>
      </w:pPr>
      <w:r w:rsidRPr="00D64989">
        <w:rPr>
          <w:rFonts w:cs="Arial"/>
        </w:rPr>
        <w:t>E</w:t>
      </w:r>
      <w:r w:rsidR="00C42002" w:rsidRPr="00D64989">
        <w:rPr>
          <w:rFonts w:cs="Arial"/>
        </w:rPr>
        <w:t>l modelo incremental e iterativo [9] que se visualiza en la Fig</w:t>
      </w:r>
      <w:r w:rsidR="00D7107E">
        <w:rPr>
          <w:rFonts w:cs="Arial"/>
        </w:rPr>
        <w:t>ura</w:t>
      </w:r>
      <w:r w:rsidR="00C42002" w:rsidRPr="00D64989">
        <w:rPr>
          <w:rFonts w:cs="Arial"/>
        </w:rPr>
        <w:t xml:space="preserve"> 1 </w:t>
      </w:r>
      <w:r w:rsidR="00D64989" w:rsidRPr="00D64989">
        <w:rPr>
          <w:rFonts w:cs="Arial"/>
        </w:rPr>
        <w:t xml:space="preserve">es el </w:t>
      </w:r>
      <w:r w:rsidR="00C42002" w:rsidRPr="00D64989">
        <w:rPr>
          <w:rFonts w:cs="Arial"/>
        </w:rPr>
        <w:t>utilizado para la elaboración del sitio, es el modelo que mejor se adapta ya que permite analizar el grado de accesibilidad que</w:t>
      </w:r>
      <w:r w:rsidR="00C42002" w:rsidRPr="009D5571">
        <w:rPr>
          <w:rFonts w:cs="Arial"/>
        </w:rPr>
        <w:t xml:space="preserve"> posee, y posteriormente ir incrementándola de acuerdo a las correcciones realizadas, además permite corregir errores durante el desarrollo, teniendo así una mejor aceptación del producto final por parte del cliente</w:t>
      </w:r>
      <w:r w:rsidR="00C42002">
        <w:rPr>
          <w:rFonts w:cs="Arial"/>
        </w:rPr>
        <w:t>.</w:t>
      </w:r>
    </w:p>
    <w:p w:rsidR="00BA4748" w:rsidRDefault="00171272" w:rsidP="00BA4748">
      <w:pPr>
        <w:ind w:firstLine="708"/>
        <w:jc w:val="center"/>
        <w:rPr>
          <w:rFonts w:cs="Arial"/>
        </w:rPr>
      </w:pPr>
      <w:r>
        <w:rPr>
          <w:rFonts w:cs="Arial"/>
          <w:noProof/>
          <w:lang w:eastAsia="es-AR"/>
        </w:rPr>
        <w:drawing>
          <wp:anchor distT="0" distB="0" distL="114300" distR="114300" simplePos="0" relativeHeight="251643392" behindDoc="0" locked="0" layoutInCell="1" allowOverlap="1">
            <wp:simplePos x="0" y="0"/>
            <wp:positionH relativeFrom="column">
              <wp:posOffset>151765</wp:posOffset>
            </wp:positionH>
            <wp:positionV relativeFrom="paragraph">
              <wp:posOffset>298450</wp:posOffset>
            </wp:positionV>
            <wp:extent cx="5114925" cy="2667000"/>
            <wp:effectExtent l="19050" t="1905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4925" cy="2667000"/>
                    </a:xfrm>
                    <a:prstGeom prst="rect">
                      <a:avLst/>
                    </a:prstGeom>
                    <a:noFill/>
                    <a:ln>
                      <a:solidFill>
                        <a:schemeClr val="tx1"/>
                      </a:solidFill>
                    </a:ln>
                  </pic:spPr>
                </pic:pic>
              </a:graphicData>
            </a:graphic>
          </wp:anchor>
        </w:drawing>
      </w:r>
    </w:p>
    <w:p w:rsidR="00CB1FA4" w:rsidRPr="00453D42" w:rsidRDefault="000E56C9" w:rsidP="000E56C9">
      <w:pPr>
        <w:pStyle w:val="Epgrafe"/>
      </w:pPr>
      <w:bookmarkStart w:id="27" w:name="_Toc526275408"/>
      <w:commentRangeStart w:id="28"/>
      <w:r w:rsidRPr="008D52C5">
        <w:rPr>
          <w:strike/>
        </w:rPr>
        <w:t>Figura</w:t>
      </w:r>
      <w:ins w:id="29" w:author="Paola" w:date="2018-10-12T08:23:00Z">
        <w:r w:rsidR="008D52C5">
          <w:rPr>
            <w:strike/>
          </w:rPr>
          <w:t>Fig</w:t>
        </w:r>
      </w:ins>
      <w:r w:rsidRPr="008D52C5">
        <w:rPr>
          <w:strike/>
        </w:rPr>
        <w:t xml:space="preserve"> </w:t>
      </w:r>
      <w:r w:rsidR="003D3979">
        <w:fldChar w:fldCharType="begin"/>
      </w:r>
      <w:r>
        <w:instrText xml:space="preserve"> SEQ Figura \* ARABIC </w:instrText>
      </w:r>
      <w:r w:rsidR="003D3979">
        <w:fldChar w:fldCharType="separate"/>
      </w:r>
      <w:r w:rsidR="00B3258E">
        <w:rPr>
          <w:noProof/>
        </w:rPr>
        <w:t>1</w:t>
      </w:r>
      <w:r w:rsidR="003D3979">
        <w:fldChar w:fldCharType="end"/>
      </w:r>
      <w:r w:rsidR="00BA4748" w:rsidRPr="00453D42">
        <w:t xml:space="preserve"> Modelo Incremental e Iterativo</w:t>
      </w:r>
      <w:bookmarkEnd w:id="27"/>
      <w:ins w:id="30" w:author="Paola" w:date="2018-10-12T08:23:00Z">
        <w:r w:rsidR="008D52C5">
          <w:rPr>
            <w:rFonts w:cs="Arial"/>
          </w:rPr>
          <w:t xml:space="preserve">[  </w:t>
        </w:r>
        <w:r w:rsidR="008D52C5" w:rsidRPr="00D64989">
          <w:rPr>
            <w:rFonts w:cs="Arial"/>
          </w:rPr>
          <w:t>]</w:t>
        </w:r>
        <w:commentRangeEnd w:id="28"/>
        <w:r w:rsidR="008D52C5">
          <w:rPr>
            <w:rStyle w:val="Refdecomentario"/>
            <w:rFonts w:eastAsiaTheme="minorHAnsi" w:cstheme="minorBidi"/>
            <w:bCs w:val="0"/>
            <w:lang w:val="es-AR" w:eastAsia="en-US"/>
          </w:rPr>
          <w:commentReference w:id="28"/>
        </w:r>
      </w:ins>
    </w:p>
    <w:p w:rsidR="00372518" w:rsidRDefault="00372518" w:rsidP="00BA4748">
      <w:pPr>
        <w:ind w:firstLine="708"/>
        <w:jc w:val="center"/>
        <w:rPr>
          <w:rFonts w:cs="Arial"/>
        </w:rPr>
      </w:pPr>
    </w:p>
    <w:p w:rsidR="00BA4748" w:rsidRDefault="00372518" w:rsidP="00372518">
      <w:r>
        <w:t xml:space="preserve">A </w:t>
      </w:r>
      <w:r w:rsidR="00F953CE">
        <w:t>continuación,</w:t>
      </w:r>
      <w:r>
        <w:t xml:space="preserve"> se describen las fases de la metodología modelo incremental </w:t>
      </w:r>
      <w:r w:rsidR="00F953CE">
        <w:t xml:space="preserve">e </w:t>
      </w:r>
      <w:r>
        <w:t>iterativo[</w:t>
      </w:r>
      <w:r w:rsidR="00F953CE">
        <w:t>9</w:t>
      </w:r>
      <w:r>
        <w:t>] utilizado para el desarrollo del sitio web.</w:t>
      </w:r>
    </w:p>
    <w:p w:rsidR="00F953CE" w:rsidRDefault="00F953CE" w:rsidP="00372518"/>
    <w:p w:rsidR="00C42002" w:rsidRDefault="00C42002" w:rsidP="00E77DDB">
      <w:pPr>
        <w:pStyle w:val="Titulo3"/>
        <w:numPr>
          <w:ilvl w:val="2"/>
          <w:numId w:val="18"/>
        </w:numPr>
        <w:ind w:left="426" w:hanging="425"/>
      </w:pPr>
      <w:bookmarkStart w:id="31" w:name="_Toc526158718"/>
      <w:r w:rsidRPr="000A6065">
        <w:t>Análisis</w:t>
      </w:r>
      <w:bookmarkEnd w:id="31"/>
    </w:p>
    <w:p w:rsidR="004E2391" w:rsidRDefault="00C42002" w:rsidP="00E77DDB">
      <w:pPr>
        <w:pStyle w:val="Titulo4"/>
        <w:numPr>
          <w:ilvl w:val="0"/>
          <w:numId w:val="15"/>
        </w:numPr>
        <w:rPr>
          <w:rFonts w:cs="Arial"/>
          <w:lang w:eastAsia="es-VE"/>
        </w:rPr>
      </w:pPr>
      <w:bookmarkStart w:id="32" w:name="_Toc526158719"/>
      <w:r>
        <w:t>Introducción</w:t>
      </w:r>
      <w:bookmarkEnd w:id="32"/>
    </w:p>
    <w:p w:rsidR="004E2391" w:rsidRPr="00D32653" w:rsidRDefault="004E2391" w:rsidP="00C42002">
      <w:pPr>
        <w:ind w:left="1068" w:firstLine="348"/>
        <w:rPr>
          <w:lang w:val="es-ES_tradnl" w:eastAsia="es-VE"/>
        </w:rPr>
      </w:pPr>
      <w:r w:rsidRPr="00D32653">
        <w:rPr>
          <w:lang w:val="es-ES_tradnl" w:eastAsia="es-VE"/>
        </w:rPr>
        <w:t xml:space="preserve">La presente Especificación de Requisitos Software (ERS) </w:t>
      </w:r>
      <w:r w:rsidR="00A0518B">
        <w:rPr>
          <w:lang w:val="es-ES_tradnl" w:eastAsia="es-VE"/>
        </w:rPr>
        <w:t xml:space="preserve">ha </w:t>
      </w:r>
      <w:r w:rsidRPr="00D32653">
        <w:rPr>
          <w:lang w:val="es-ES_tradnl" w:eastAsia="es-VE"/>
        </w:rPr>
        <w:t>servi</w:t>
      </w:r>
      <w:r w:rsidR="00A0518B">
        <w:rPr>
          <w:lang w:val="es-ES_tradnl" w:eastAsia="es-VE"/>
        </w:rPr>
        <w:t>do</w:t>
      </w:r>
      <w:r w:rsidRPr="00D32653">
        <w:rPr>
          <w:lang w:val="es-ES_tradnl" w:eastAsia="es-VE"/>
        </w:rPr>
        <w:t xml:space="preserve"> de base para el desarrollo de un sistema </w:t>
      </w:r>
      <w:r>
        <w:rPr>
          <w:lang w:val="es-ES_tradnl" w:eastAsia="es-VE"/>
        </w:rPr>
        <w:t>web para la venta de artículos informáticos.</w:t>
      </w:r>
    </w:p>
    <w:p w:rsidR="004E2391" w:rsidRDefault="004E2391" w:rsidP="00C42002">
      <w:pPr>
        <w:ind w:left="1068" w:firstLine="348"/>
        <w:rPr>
          <w:lang w:val="es-ES_tradnl" w:eastAsia="es-VE"/>
        </w:rPr>
      </w:pPr>
      <w:r w:rsidRPr="00D32653">
        <w:rPr>
          <w:lang w:val="es-ES_tradnl" w:eastAsia="es-VE"/>
        </w:rPr>
        <w:t>Está estructurada basándose en las directrices dadas por el estándar IEEE ANSI/IEEE 830, 1998 (Práctica Recomendada para Especificaciones de Requisitos de Software) y pretende ser una herramienta de consulta tanto para los desarrolladores como para los clientes y usuarios del sistema aportando información útil para el an</w:t>
      </w:r>
      <w:r>
        <w:rPr>
          <w:lang w:val="es-ES_tradnl" w:eastAsia="es-VE"/>
        </w:rPr>
        <w:t>á</w:t>
      </w:r>
      <w:r w:rsidRPr="00D32653">
        <w:rPr>
          <w:lang w:val="es-ES_tradnl" w:eastAsia="es-VE"/>
        </w:rPr>
        <w:t>li</w:t>
      </w:r>
      <w:r>
        <w:rPr>
          <w:lang w:val="es-ES_tradnl" w:eastAsia="es-VE"/>
        </w:rPr>
        <w:t>sis, codificación,</w:t>
      </w:r>
      <w:r w:rsidRPr="00D32653">
        <w:rPr>
          <w:lang w:val="es-ES_tradnl" w:eastAsia="es-VE"/>
        </w:rPr>
        <w:t xml:space="preserve"> verificación y validación del software</w:t>
      </w:r>
      <w:r>
        <w:rPr>
          <w:lang w:val="es-ES_tradnl" w:eastAsia="es-VE"/>
        </w:rPr>
        <w:t>.</w:t>
      </w:r>
    </w:p>
    <w:p w:rsidR="004E2391" w:rsidRDefault="004E2391" w:rsidP="00E77DDB">
      <w:pPr>
        <w:pStyle w:val="Titulo4"/>
        <w:numPr>
          <w:ilvl w:val="0"/>
          <w:numId w:val="15"/>
        </w:numPr>
        <w:spacing w:before="240"/>
        <w:rPr>
          <w:rFonts w:cs="Arial"/>
        </w:rPr>
      </w:pPr>
      <w:bookmarkStart w:id="33" w:name="_Toc324333342"/>
      <w:bookmarkStart w:id="34" w:name="_Toc454140641"/>
      <w:bookmarkStart w:id="35" w:name="_Toc454141694"/>
      <w:bookmarkStart w:id="36" w:name="_Toc454141729"/>
      <w:bookmarkStart w:id="37" w:name="_Toc454142460"/>
      <w:bookmarkStart w:id="38" w:name="_Toc486072470"/>
      <w:bookmarkStart w:id="39" w:name="_Toc486076863"/>
      <w:bookmarkStart w:id="40" w:name="_Toc526158720"/>
      <w:r w:rsidRPr="00D32653">
        <w:t>Propósito</w:t>
      </w:r>
      <w:bookmarkEnd w:id="33"/>
      <w:bookmarkEnd w:id="34"/>
      <w:bookmarkEnd w:id="35"/>
      <w:bookmarkEnd w:id="36"/>
      <w:bookmarkEnd w:id="37"/>
      <w:bookmarkEnd w:id="38"/>
      <w:bookmarkEnd w:id="39"/>
      <w:bookmarkEnd w:id="40"/>
    </w:p>
    <w:p w:rsidR="004E2391" w:rsidRDefault="004E2391" w:rsidP="00C42002">
      <w:pPr>
        <w:ind w:left="1068" w:firstLine="253"/>
        <w:rPr>
          <w:lang w:val="es-ES_tradnl"/>
        </w:rPr>
      </w:pPr>
      <w:r w:rsidRPr="00D32653">
        <w:rPr>
          <w:lang w:val="es-ES_tradnl"/>
        </w:rPr>
        <w:t xml:space="preserve">El propósito de este </w:t>
      </w:r>
      <w:r>
        <w:rPr>
          <w:lang w:val="es-ES_tradnl"/>
        </w:rPr>
        <w:t xml:space="preserve">apartado del </w:t>
      </w:r>
      <w:r w:rsidRPr="00D32653">
        <w:rPr>
          <w:lang w:val="es-ES_tradnl"/>
        </w:rPr>
        <w:t xml:space="preserve">documento es definir claramente las necesidades de los usuarios del Sistema </w:t>
      </w:r>
      <w:r>
        <w:rPr>
          <w:lang w:val="es-ES_tradnl"/>
        </w:rPr>
        <w:t>Pc-Gamer</w:t>
      </w:r>
      <w:r w:rsidR="00A7036F">
        <w:rPr>
          <w:lang w:val="es-ES_tradnl"/>
        </w:rPr>
        <w:t>Z</w:t>
      </w:r>
      <w:r w:rsidRPr="00D32653">
        <w:rPr>
          <w:lang w:val="es-ES_tradnl"/>
        </w:rPr>
        <w:t xml:space="preserve"> con </w:t>
      </w:r>
      <w:r>
        <w:rPr>
          <w:lang w:val="es-ES_tradnl"/>
        </w:rPr>
        <w:t>la intención</w:t>
      </w:r>
      <w:r w:rsidRPr="00D32653">
        <w:rPr>
          <w:lang w:val="es-ES_tradnl"/>
        </w:rPr>
        <w:t xml:space="preserve"> de establecer un diseño que se ajuste a los requerimientos aquí expuestos y auxiliares en la comprensión del software por parte del desarrollador. Además</w:t>
      </w:r>
      <w:r>
        <w:rPr>
          <w:lang w:val="es-ES_tradnl"/>
        </w:rPr>
        <w:t>,</w:t>
      </w:r>
      <w:r w:rsidRPr="00D32653">
        <w:rPr>
          <w:lang w:val="es-ES_tradnl"/>
        </w:rPr>
        <w:t xml:space="preserve"> s</w:t>
      </w:r>
      <w:r w:rsidR="00A0518B">
        <w:rPr>
          <w:lang w:val="es-ES_tradnl"/>
        </w:rPr>
        <w:t>i</w:t>
      </w:r>
      <w:r w:rsidRPr="00D32653">
        <w:rPr>
          <w:lang w:val="es-ES_tradnl"/>
        </w:rPr>
        <w:t>rv</w:t>
      </w:r>
      <w:r w:rsidR="00A0518B">
        <w:rPr>
          <w:lang w:val="es-ES_tradnl"/>
        </w:rPr>
        <w:t>e</w:t>
      </w:r>
      <w:r w:rsidRPr="00D32653">
        <w:rPr>
          <w:lang w:val="es-ES_tradnl"/>
        </w:rPr>
        <w:t xml:space="preserve"> de base para la verificación y validación del software garantizando que el cliente reciba un producto de calidad y con las características deseadas.</w:t>
      </w:r>
    </w:p>
    <w:p w:rsidR="004E2391" w:rsidRPr="00C42002" w:rsidRDefault="004E2391" w:rsidP="00E77DDB">
      <w:pPr>
        <w:pStyle w:val="Titulo4"/>
        <w:numPr>
          <w:ilvl w:val="0"/>
          <w:numId w:val="15"/>
        </w:numPr>
        <w:spacing w:before="240"/>
        <w:rPr>
          <w:lang w:val="es-ES_tradnl"/>
        </w:rPr>
      </w:pPr>
      <w:bookmarkStart w:id="41" w:name="_Toc324333343"/>
      <w:bookmarkStart w:id="42" w:name="_Toc454140642"/>
      <w:bookmarkStart w:id="43" w:name="_Toc454141695"/>
      <w:bookmarkStart w:id="44" w:name="_Toc454141730"/>
      <w:bookmarkStart w:id="45" w:name="_Toc454142461"/>
      <w:bookmarkStart w:id="46" w:name="_Toc486072471"/>
      <w:bookmarkStart w:id="47" w:name="_Toc486076864"/>
      <w:bookmarkStart w:id="48" w:name="_Toc526158721"/>
      <w:r w:rsidRPr="00D32653">
        <w:t>Alcance</w:t>
      </w:r>
      <w:bookmarkEnd w:id="41"/>
      <w:bookmarkEnd w:id="42"/>
      <w:bookmarkEnd w:id="43"/>
      <w:bookmarkEnd w:id="44"/>
      <w:bookmarkEnd w:id="45"/>
      <w:bookmarkEnd w:id="46"/>
      <w:bookmarkEnd w:id="47"/>
      <w:bookmarkEnd w:id="48"/>
    </w:p>
    <w:p w:rsidR="004E2391" w:rsidRPr="00D32653" w:rsidRDefault="004E2391" w:rsidP="00C42002">
      <w:pPr>
        <w:ind w:left="1068" w:firstLine="253"/>
        <w:rPr>
          <w:lang w:val="es-ES_tradnl"/>
        </w:rPr>
      </w:pPr>
      <w:r>
        <w:rPr>
          <w:lang w:val="es-ES_tradnl"/>
        </w:rPr>
        <w:t>El sistema Pc-Gamer</w:t>
      </w:r>
      <w:r w:rsidR="00A7036F">
        <w:rPr>
          <w:lang w:val="es-ES_tradnl"/>
        </w:rPr>
        <w:t>Z</w:t>
      </w:r>
      <w:r w:rsidRPr="00D32653">
        <w:rPr>
          <w:lang w:val="es-ES_tradnl"/>
        </w:rPr>
        <w:t xml:space="preserve"> incluye todas las actividades para </w:t>
      </w:r>
      <w:r>
        <w:rPr>
          <w:lang w:val="es-ES_tradnl"/>
        </w:rPr>
        <w:t>realizar la compra online de productos informáticos, más específicamente relacionado con el mundo de los “Gamers”, siendo estas Pcs de altas prestaciones y alto rendimiento.</w:t>
      </w:r>
    </w:p>
    <w:p w:rsidR="004E2391" w:rsidRDefault="004E2391" w:rsidP="00416FF2">
      <w:pPr>
        <w:ind w:left="1068" w:firstLine="253"/>
        <w:rPr>
          <w:color w:val="000000"/>
          <w:shd w:val="clear" w:color="auto" w:fill="FFFFFF"/>
        </w:rPr>
      </w:pPr>
      <w:r w:rsidRPr="00D32653">
        <w:rPr>
          <w:lang w:val="es-ES_tradnl"/>
        </w:rPr>
        <w:t xml:space="preserve">El Sistema </w:t>
      </w:r>
      <w:r>
        <w:rPr>
          <w:lang w:val="es-ES_tradnl"/>
        </w:rPr>
        <w:t>Pc-Gamer</w:t>
      </w:r>
      <w:bookmarkStart w:id="49" w:name="AEN185"/>
      <w:r w:rsidR="00A7036F">
        <w:rPr>
          <w:lang w:val="es-ES_tradnl"/>
        </w:rPr>
        <w:t>Z</w:t>
      </w:r>
      <w:r>
        <w:rPr>
          <w:lang w:val="es-ES_tradnl"/>
        </w:rPr>
        <w:t xml:space="preserve"> será c</w:t>
      </w:r>
      <w:r w:rsidRPr="00D32653">
        <w:rPr>
          <w:lang w:val="es-ES_tradnl"/>
        </w:rPr>
        <w:t>apaz de</w:t>
      </w:r>
      <w:r w:rsidRPr="00D32653">
        <w:rPr>
          <w:color w:val="000000"/>
          <w:shd w:val="clear" w:color="auto" w:fill="FFFFFF"/>
          <w:lang w:val="es-ES_tradnl"/>
        </w:rPr>
        <w:t xml:space="preserve"> almacenar y gestionar los datos de clientes, </w:t>
      </w:r>
      <w:r>
        <w:rPr>
          <w:color w:val="000000"/>
          <w:shd w:val="clear" w:color="auto" w:fill="FFFFFF"/>
          <w:lang w:val="es-ES_tradnl"/>
        </w:rPr>
        <w:t>empleados y productos,</w:t>
      </w:r>
      <w:r w:rsidRPr="00D32653">
        <w:rPr>
          <w:color w:val="000000"/>
          <w:shd w:val="clear" w:color="auto" w:fill="FFFFFF"/>
          <w:lang w:val="es-ES_tradnl"/>
        </w:rPr>
        <w:t xml:space="preserve"> facilitando</w:t>
      </w:r>
      <w:r w:rsidRPr="00D32653">
        <w:rPr>
          <w:color w:val="000000"/>
          <w:shd w:val="clear" w:color="auto" w:fill="FFFFFF"/>
        </w:rPr>
        <w:t xml:space="preserve"> el proceso </w:t>
      </w:r>
      <w:r>
        <w:rPr>
          <w:color w:val="000000"/>
          <w:shd w:val="clear" w:color="auto" w:fill="FFFFFF"/>
        </w:rPr>
        <w:t>compra online</w:t>
      </w:r>
      <w:r w:rsidRPr="00D32653">
        <w:rPr>
          <w:color w:val="000000"/>
          <w:shd w:val="clear" w:color="auto" w:fill="FFFFFF"/>
        </w:rPr>
        <w:t>. Además</w:t>
      </w:r>
      <w:r>
        <w:rPr>
          <w:color w:val="000000"/>
          <w:shd w:val="clear" w:color="auto" w:fill="FFFFFF"/>
        </w:rPr>
        <w:t>,</w:t>
      </w:r>
      <w:r w:rsidRPr="00D32653">
        <w:rPr>
          <w:color w:val="000000"/>
          <w:shd w:val="clear" w:color="auto" w:fill="FFFFFF"/>
        </w:rPr>
        <w:t xml:space="preserve"> será capaz </w:t>
      </w:r>
      <w:r>
        <w:rPr>
          <w:color w:val="000000"/>
          <w:shd w:val="clear" w:color="auto" w:fill="FFFFFF"/>
        </w:rPr>
        <w:t xml:space="preserve">de </w:t>
      </w:r>
      <w:r w:rsidRPr="00D32653">
        <w:rPr>
          <w:color w:val="000000"/>
          <w:shd w:val="clear" w:color="auto" w:fill="FFFFFF"/>
        </w:rPr>
        <w:t xml:space="preserve">controlar y gestionar </w:t>
      </w:r>
      <w:bookmarkEnd w:id="49"/>
      <w:r>
        <w:rPr>
          <w:color w:val="000000"/>
          <w:shd w:val="clear" w:color="auto" w:fill="FFFFFF"/>
        </w:rPr>
        <w:t>las ventas realizadas por medio de un inventario al cual tendrá acceso el administrador.</w:t>
      </w:r>
    </w:p>
    <w:p w:rsidR="00416FF2" w:rsidRDefault="00416FF2" w:rsidP="00416FF2">
      <w:pPr>
        <w:ind w:left="1068" w:firstLine="253"/>
        <w:rPr>
          <w:b/>
          <w:bCs/>
        </w:rPr>
      </w:pPr>
    </w:p>
    <w:p w:rsidR="00416FF2" w:rsidRDefault="00416FF2" w:rsidP="00416FF2">
      <w:pPr>
        <w:ind w:left="1068" w:firstLine="253"/>
        <w:rPr>
          <w:b/>
          <w:bCs/>
        </w:rPr>
      </w:pPr>
    </w:p>
    <w:p w:rsidR="00E93926" w:rsidRDefault="00E93926" w:rsidP="00416FF2">
      <w:pPr>
        <w:ind w:left="1068" w:firstLine="253"/>
        <w:rPr>
          <w:b/>
          <w:bCs/>
        </w:rPr>
      </w:pPr>
    </w:p>
    <w:p w:rsidR="00E93926" w:rsidRPr="00852398" w:rsidRDefault="00E93926" w:rsidP="00416FF2">
      <w:pPr>
        <w:ind w:left="1068" w:firstLine="253"/>
        <w:rPr>
          <w:b/>
          <w:bCs/>
        </w:rPr>
      </w:pPr>
    </w:p>
    <w:p w:rsidR="004E2391" w:rsidRPr="00416FF2" w:rsidRDefault="004E2391" w:rsidP="00E77DDB">
      <w:pPr>
        <w:pStyle w:val="Titulo4"/>
        <w:numPr>
          <w:ilvl w:val="0"/>
          <w:numId w:val="15"/>
        </w:numPr>
        <w:rPr>
          <w:lang w:val="es-ES_tradnl"/>
        </w:rPr>
      </w:pPr>
      <w:bookmarkStart w:id="50" w:name="_Toc33238236"/>
      <w:bookmarkStart w:id="51" w:name="_Toc324333345"/>
      <w:bookmarkStart w:id="52" w:name="_Toc454140644"/>
      <w:bookmarkStart w:id="53" w:name="_Toc454141697"/>
      <w:bookmarkStart w:id="54" w:name="_Toc454141732"/>
      <w:bookmarkStart w:id="55" w:name="_Toc454142463"/>
      <w:bookmarkStart w:id="56" w:name="_Toc486072473"/>
      <w:bookmarkStart w:id="57" w:name="_Toc486076866"/>
      <w:bookmarkStart w:id="58" w:name="_Toc526158722"/>
      <w:r w:rsidRPr="00D32653">
        <w:t>Definiciones, acrónimos y abreviaturas</w:t>
      </w:r>
      <w:bookmarkEnd w:id="50"/>
      <w:bookmarkEnd w:id="51"/>
      <w:bookmarkEnd w:id="52"/>
      <w:bookmarkEnd w:id="53"/>
      <w:bookmarkEnd w:id="54"/>
      <w:bookmarkEnd w:id="55"/>
      <w:bookmarkEnd w:id="56"/>
      <w:bookmarkEnd w:id="57"/>
      <w:bookmarkEnd w:id="58"/>
    </w:p>
    <w:tbl>
      <w:tblPr>
        <w:tblW w:w="0" w:type="auto"/>
        <w:tblInd w:w="1584"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tblPr>
      <w:tblGrid>
        <w:gridCol w:w="967"/>
        <w:gridCol w:w="5550"/>
      </w:tblGrid>
      <w:tr w:rsidR="004E2391" w:rsidRPr="00D32653" w:rsidTr="00280EA6">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4E2391" w:rsidRPr="00054CB9" w:rsidRDefault="004E2391" w:rsidP="00054CB9">
            <w:pPr>
              <w:rPr>
                <w:b/>
                <w:lang w:val="es-ES_tradnl"/>
              </w:rPr>
            </w:pPr>
            <w:r w:rsidRPr="00054CB9">
              <w:rPr>
                <w:b/>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4E2391" w:rsidRPr="00D32653" w:rsidRDefault="004E2391" w:rsidP="00054CB9">
            <w:pPr>
              <w:rPr>
                <w:lang w:val="es-ES_tradnl"/>
              </w:rPr>
            </w:pPr>
            <w:r w:rsidRPr="00D32653">
              <w:rPr>
                <w:lang w:val="es-ES_tradnl" w:eastAsia="es-VE"/>
              </w:rPr>
              <w:t>Descripción</w:t>
            </w:r>
          </w:p>
        </w:tc>
      </w:tr>
      <w:tr w:rsidR="004E2391" w:rsidRPr="00D32653"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054CB9" w:rsidRDefault="004E2391" w:rsidP="00054CB9">
            <w:pPr>
              <w:rPr>
                <w:b/>
                <w:lang w:val="es-ES_tradnl"/>
              </w:rPr>
            </w:pPr>
            <w:r w:rsidRPr="00054CB9">
              <w:rPr>
                <w:b/>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D32653" w:rsidRDefault="004E2391" w:rsidP="00054CB9">
            <w:pPr>
              <w:rPr>
                <w:lang w:val="es-ES_tradnl"/>
              </w:rPr>
            </w:pPr>
            <w:r>
              <w:rPr>
                <w:lang w:val="es-ES_tradnl" w:eastAsia="es-VE"/>
              </w:rPr>
              <w:t>Persona que usará el sistema</w:t>
            </w:r>
            <w:r w:rsidRPr="00D32653">
              <w:rPr>
                <w:lang w:val="es-ES_tradnl" w:eastAsia="es-VE"/>
              </w:rPr>
              <w:t>.</w:t>
            </w:r>
          </w:p>
        </w:tc>
      </w:tr>
      <w:tr w:rsidR="004E2391" w:rsidRPr="00D32653"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054CB9" w:rsidRDefault="004E2391" w:rsidP="00054CB9">
            <w:pPr>
              <w:rPr>
                <w:b/>
                <w:lang w:val="es-ES_tradnl"/>
              </w:rPr>
            </w:pPr>
            <w:r w:rsidRPr="00054CB9">
              <w:rPr>
                <w:b/>
                <w:bCs/>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D32653" w:rsidRDefault="004E2391" w:rsidP="00054CB9">
            <w:pPr>
              <w:rPr>
                <w:lang w:val="es-ES_tradnl"/>
              </w:rPr>
            </w:pPr>
            <w:r w:rsidRPr="00D32653">
              <w:rPr>
                <w:lang w:val="es-ES_tradnl" w:eastAsia="es-VE"/>
              </w:rPr>
              <w:t>Especificación de Requisitos Software</w:t>
            </w:r>
          </w:p>
        </w:tc>
      </w:tr>
      <w:tr w:rsidR="004E2391" w:rsidRPr="00D32653"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054CB9" w:rsidRDefault="004E2391" w:rsidP="00054CB9">
            <w:pPr>
              <w:rPr>
                <w:b/>
                <w:lang w:val="es-ES_tradnl"/>
              </w:rPr>
            </w:pPr>
            <w:r w:rsidRPr="00054CB9">
              <w:rPr>
                <w:b/>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D32653" w:rsidRDefault="004E2391" w:rsidP="00054CB9">
            <w:pPr>
              <w:rPr>
                <w:lang w:val="es-ES_tradnl"/>
              </w:rPr>
            </w:pPr>
            <w:r w:rsidRPr="00D32653">
              <w:rPr>
                <w:lang w:val="es-ES_tradnl" w:eastAsia="es-VE"/>
              </w:rPr>
              <w:t>Requerimiento Funcional</w:t>
            </w:r>
          </w:p>
        </w:tc>
      </w:tr>
      <w:tr w:rsidR="004E2391" w:rsidRPr="00D32653"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054CB9" w:rsidRDefault="004E2391" w:rsidP="00054CB9">
            <w:pPr>
              <w:rPr>
                <w:b/>
                <w:lang w:val="es-ES_tradnl"/>
              </w:rPr>
            </w:pPr>
            <w:r w:rsidRPr="00054CB9">
              <w:rPr>
                <w:b/>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D32653" w:rsidRDefault="004E2391" w:rsidP="00054CB9">
            <w:pPr>
              <w:rPr>
                <w:lang w:val="es-ES_tradnl" w:eastAsia="es-VE"/>
              </w:rPr>
            </w:pPr>
            <w:r w:rsidRPr="00D32653">
              <w:rPr>
                <w:lang w:val="es-ES_tradnl" w:eastAsia="es-VE"/>
              </w:rPr>
              <w:t>Requerimiento No Funcional</w:t>
            </w:r>
          </w:p>
        </w:tc>
      </w:tr>
    </w:tbl>
    <w:p w:rsidR="004E2391" w:rsidRPr="005B19DA" w:rsidRDefault="000E56C9" w:rsidP="000E56C9">
      <w:pPr>
        <w:pStyle w:val="Epgrafe"/>
        <w:rPr>
          <w:rFonts w:cs="Arial"/>
          <w:color w:val="FF0000"/>
          <w:lang w:val="es-ES_tradnl"/>
        </w:rPr>
      </w:pPr>
      <w:bookmarkStart w:id="59" w:name="_Toc454446209"/>
      <w:bookmarkStart w:id="60" w:name="_Toc486073087"/>
      <w:bookmarkStart w:id="61" w:name="_Toc526191309"/>
      <w:r>
        <w:t xml:space="preserve">Tabla </w:t>
      </w:r>
      <w:r w:rsidR="003D3979">
        <w:fldChar w:fldCharType="begin"/>
      </w:r>
      <w:r>
        <w:instrText xml:space="preserve"> SEQ Tabla \* ARABIC </w:instrText>
      </w:r>
      <w:r w:rsidR="003D3979">
        <w:fldChar w:fldCharType="separate"/>
      </w:r>
      <w:r w:rsidR="00011B57">
        <w:rPr>
          <w:noProof/>
        </w:rPr>
        <w:t>1</w:t>
      </w:r>
      <w:r w:rsidR="003D3979">
        <w:fldChar w:fldCharType="end"/>
      </w:r>
      <w:r w:rsidR="004E2391" w:rsidRPr="005B19DA">
        <w:t xml:space="preserve"> Definiciones, </w:t>
      </w:r>
      <w:r w:rsidR="004E2391" w:rsidRPr="00416FF2">
        <w:t>Acrónimos</w:t>
      </w:r>
      <w:r w:rsidR="004E2391" w:rsidRPr="005B19DA">
        <w:t xml:space="preserve"> y abreviaturas</w:t>
      </w:r>
      <w:bookmarkEnd w:id="59"/>
      <w:bookmarkEnd w:id="60"/>
      <w:bookmarkEnd w:id="61"/>
    </w:p>
    <w:p w:rsidR="004E2391" w:rsidRDefault="004E2391" w:rsidP="00E77DDB">
      <w:pPr>
        <w:pStyle w:val="Titulo4"/>
        <w:numPr>
          <w:ilvl w:val="0"/>
          <w:numId w:val="15"/>
        </w:numPr>
      </w:pPr>
      <w:bookmarkStart w:id="62" w:name="_Toc33238237"/>
      <w:bookmarkStart w:id="63" w:name="_Toc324333346"/>
      <w:bookmarkStart w:id="64" w:name="_Toc454140645"/>
      <w:bookmarkStart w:id="65" w:name="_Toc454141698"/>
      <w:bookmarkStart w:id="66" w:name="_Toc454141733"/>
      <w:bookmarkStart w:id="67" w:name="_Toc454142464"/>
      <w:bookmarkStart w:id="68" w:name="_Toc486072474"/>
      <w:bookmarkStart w:id="69" w:name="_Toc486076867"/>
      <w:bookmarkStart w:id="70" w:name="_Toc526158723"/>
      <w:r w:rsidRPr="00D32653">
        <w:t>Referencias</w:t>
      </w:r>
      <w:bookmarkEnd w:id="62"/>
      <w:bookmarkEnd w:id="63"/>
      <w:bookmarkEnd w:id="64"/>
      <w:bookmarkEnd w:id="65"/>
      <w:bookmarkEnd w:id="66"/>
      <w:bookmarkEnd w:id="67"/>
      <w:bookmarkEnd w:id="68"/>
      <w:bookmarkEnd w:id="69"/>
      <w:bookmarkEnd w:id="70"/>
    </w:p>
    <w:p w:rsidR="004E2391" w:rsidRPr="00E83DC0" w:rsidRDefault="004E2391" w:rsidP="004E2391">
      <w:pPr>
        <w:pStyle w:val="Normalindentado2"/>
        <w:jc w:val="both"/>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tblPr>
      <w:tblGrid>
        <w:gridCol w:w="2411"/>
        <w:gridCol w:w="3515"/>
      </w:tblGrid>
      <w:tr w:rsidR="004E2391" w:rsidRPr="00D32653"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4E2391" w:rsidRPr="00054CB9" w:rsidRDefault="004E2391" w:rsidP="00054CB9">
            <w:pPr>
              <w:rPr>
                <w:b/>
                <w:lang w:val="es-ES_tradnl"/>
              </w:rPr>
            </w:pPr>
            <w:r w:rsidRPr="00054CB9">
              <w:rPr>
                <w:b/>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4E2391" w:rsidRPr="00054CB9" w:rsidRDefault="004E2391" w:rsidP="00054CB9">
            <w:pPr>
              <w:rPr>
                <w:b/>
                <w:lang w:val="es-ES_tradnl"/>
              </w:rPr>
            </w:pPr>
            <w:r w:rsidRPr="00054CB9">
              <w:rPr>
                <w:b/>
                <w:lang w:val="es-ES_tradnl" w:eastAsia="es-VE"/>
              </w:rPr>
              <w:t>Referencia</w:t>
            </w:r>
          </w:p>
        </w:tc>
      </w:tr>
      <w:tr w:rsidR="004E2391" w:rsidRPr="00D32653"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D32653" w:rsidRDefault="004E2391" w:rsidP="00054CB9">
            <w:pPr>
              <w:rPr>
                <w:lang w:val="es-ES_tradnl"/>
              </w:rPr>
            </w:pPr>
            <w:r w:rsidRPr="00D32653">
              <w:rPr>
                <w:lang w:val="es-ES_tradnl"/>
              </w:rPr>
              <w:t xml:space="preserve">Standard IEEE 830 </w:t>
            </w:r>
            <w:r>
              <w:rPr>
                <w:lang w:val="es-ES_tradnl"/>
              </w:rPr>
              <w:t>–</w:t>
            </w:r>
            <w:r w:rsidRPr="00D32653">
              <w:rPr>
                <w:lang w:val="es-ES_tradnl"/>
              </w:rPr>
              <w:t xml:space="preserve">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4E2391" w:rsidRPr="00D32653" w:rsidRDefault="004E2391" w:rsidP="00054CB9">
            <w:pPr>
              <w:rPr>
                <w:lang w:val="es-ES_tradnl"/>
              </w:rPr>
            </w:pPr>
            <w:r w:rsidRPr="00D32653">
              <w:rPr>
                <w:lang w:val="es-ES_tradnl"/>
              </w:rPr>
              <w:t xml:space="preserve">IEEE </w:t>
            </w:r>
          </w:p>
        </w:tc>
      </w:tr>
    </w:tbl>
    <w:p w:rsidR="004E2391" w:rsidRDefault="000E56C9" w:rsidP="000E56C9">
      <w:pPr>
        <w:pStyle w:val="Epgrafe"/>
      </w:pPr>
      <w:bookmarkStart w:id="71" w:name="_Toc454446210"/>
      <w:bookmarkStart w:id="72" w:name="_Toc486073088"/>
      <w:bookmarkStart w:id="73" w:name="_Toc526191310"/>
      <w:r>
        <w:t xml:space="preserve">Tabla </w:t>
      </w:r>
      <w:r w:rsidR="003D3979">
        <w:fldChar w:fldCharType="begin"/>
      </w:r>
      <w:r>
        <w:instrText xml:space="preserve"> SEQ Tabla \* ARABIC </w:instrText>
      </w:r>
      <w:r w:rsidR="003D3979">
        <w:fldChar w:fldCharType="separate"/>
      </w:r>
      <w:r w:rsidR="00011B57">
        <w:rPr>
          <w:noProof/>
        </w:rPr>
        <w:t>2</w:t>
      </w:r>
      <w:r w:rsidR="003D3979">
        <w:fldChar w:fldCharType="end"/>
      </w:r>
      <w:r w:rsidR="004E2391" w:rsidRPr="00416FF2">
        <w:t>Referencias</w:t>
      </w:r>
      <w:bookmarkEnd w:id="71"/>
      <w:bookmarkEnd w:id="72"/>
      <w:bookmarkEnd w:id="73"/>
    </w:p>
    <w:p w:rsidR="009C723C" w:rsidRPr="009C723C" w:rsidRDefault="009C723C" w:rsidP="009C723C">
      <w:pPr>
        <w:rPr>
          <w:lang w:val="es-ES" w:eastAsia="es-ES"/>
        </w:rPr>
      </w:pPr>
    </w:p>
    <w:p w:rsidR="004E2391" w:rsidRPr="00416FF2" w:rsidRDefault="004E2391" w:rsidP="00E77DDB">
      <w:pPr>
        <w:pStyle w:val="Titulo4"/>
        <w:numPr>
          <w:ilvl w:val="0"/>
          <w:numId w:val="15"/>
        </w:numPr>
        <w:rPr>
          <w:lang w:val="es-ES_tradnl"/>
        </w:rPr>
      </w:pPr>
      <w:bookmarkStart w:id="74" w:name="_Toc33238240"/>
      <w:bookmarkStart w:id="75" w:name="_Toc324333349"/>
      <w:bookmarkStart w:id="76" w:name="_Toc454140648"/>
      <w:bookmarkStart w:id="77" w:name="_Toc454141701"/>
      <w:bookmarkStart w:id="78" w:name="_Toc454141736"/>
      <w:bookmarkStart w:id="79" w:name="_Toc454142467"/>
      <w:bookmarkStart w:id="80" w:name="_Toc486072477"/>
      <w:bookmarkStart w:id="81" w:name="_Toc486076870"/>
      <w:bookmarkStart w:id="82" w:name="_Toc526158724"/>
      <w:r w:rsidRPr="00D32653">
        <w:t>Perspectiva del producto</w:t>
      </w:r>
      <w:bookmarkEnd w:id="74"/>
      <w:bookmarkEnd w:id="75"/>
      <w:bookmarkEnd w:id="76"/>
      <w:bookmarkEnd w:id="77"/>
      <w:bookmarkEnd w:id="78"/>
      <w:bookmarkEnd w:id="79"/>
      <w:bookmarkEnd w:id="80"/>
      <w:bookmarkEnd w:id="81"/>
      <w:bookmarkEnd w:id="82"/>
    </w:p>
    <w:p w:rsidR="004E2391" w:rsidRPr="00D32653" w:rsidRDefault="004E2391" w:rsidP="00416FF2">
      <w:pPr>
        <w:ind w:left="1068" w:firstLine="348"/>
        <w:rPr>
          <w:lang w:val="es-ES_tradnl"/>
        </w:rPr>
      </w:pPr>
      <w:r w:rsidRPr="00D32653">
        <w:rPr>
          <w:lang w:val="es-ES_tradnl"/>
        </w:rPr>
        <w:t xml:space="preserve">El sistema </w:t>
      </w:r>
      <w:r>
        <w:rPr>
          <w:lang w:val="es-ES_tradnl"/>
        </w:rPr>
        <w:t>Pc-Gamer</w:t>
      </w:r>
      <w:r w:rsidR="00A7036F">
        <w:rPr>
          <w:lang w:val="es-ES_tradnl"/>
        </w:rPr>
        <w:t>Z</w:t>
      </w:r>
      <w:r w:rsidR="00A0518B">
        <w:rPr>
          <w:lang w:val="es-ES_tradnl"/>
        </w:rPr>
        <w:t>es</w:t>
      </w:r>
      <w:r w:rsidRPr="00D32653">
        <w:rPr>
          <w:lang w:val="es-ES_tradnl"/>
        </w:rPr>
        <w:t xml:space="preserve"> un producto diseñado para </w:t>
      </w:r>
      <w:r>
        <w:rPr>
          <w:lang w:val="es-ES_tradnl"/>
        </w:rPr>
        <w:t>la venta online de productos informáticos</w:t>
      </w:r>
      <w:r w:rsidRPr="00D32653">
        <w:rPr>
          <w:lang w:val="es-ES_tradnl"/>
        </w:rPr>
        <w:t>, lo que permit</w:t>
      </w:r>
      <w:r w:rsidR="00A0518B">
        <w:rPr>
          <w:lang w:val="es-ES_tradnl"/>
        </w:rPr>
        <w:t>e</w:t>
      </w:r>
      <w:r w:rsidRPr="00D32653">
        <w:rPr>
          <w:lang w:val="es-ES_tradnl"/>
        </w:rPr>
        <w:t xml:space="preserve"> su utilización de forma rápida y eficaz por parte del personal de la organización.</w:t>
      </w:r>
    </w:p>
    <w:p w:rsidR="004E2391" w:rsidRDefault="004E2391" w:rsidP="00A85A32">
      <w:pPr>
        <w:ind w:left="1068" w:firstLine="253"/>
        <w:rPr>
          <w:lang w:val="es-ES_tradnl"/>
        </w:rPr>
      </w:pPr>
      <w:r w:rsidRPr="00D32653">
        <w:rPr>
          <w:lang w:val="es-ES_tradnl"/>
        </w:rPr>
        <w:t>El sistema es un producto independiente de otros softwares siendo capaz de interactuar correctamente con sistemas operativos Windows</w:t>
      </w:r>
      <w:r>
        <w:rPr>
          <w:lang w:val="es-ES_tradnl"/>
        </w:rPr>
        <w:t xml:space="preserve">, </w:t>
      </w:r>
      <w:r w:rsidRPr="00D32653">
        <w:rPr>
          <w:lang w:val="es-ES_tradnl"/>
        </w:rPr>
        <w:t>L</w:t>
      </w:r>
      <w:r>
        <w:rPr>
          <w:lang w:val="es-ES_tradnl"/>
        </w:rPr>
        <w:t>inux y Mac OS</w:t>
      </w:r>
      <w:r w:rsidRPr="00D32653">
        <w:rPr>
          <w:lang w:val="es-ES_tradnl"/>
        </w:rPr>
        <w:t>.</w:t>
      </w:r>
    </w:p>
    <w:p w:rsidR="00A85A32" w:rsidRDefault="00A85A32" w:rsidP="00A85A32">
      <w:pPr>
        <w:ind w:left="1068" w:firstLine="253"/>
      </w:pPr>
    </w:p>
    <w:p w:rsidR="004E2391" w:rsidRDefault="004E2391" w:rsidP="00011B57">
      <w:pPr>
        <w:pStyle w:val="Titulo4"/>
        <w:numPr>
          <w:ilvl w:val="0"/>
          <w:numId w:val="15"/>
        </w:numPr>
        <w:spacing w:after="0"/>
      </w:pPr>
      <w:bookmarkStart w:id="83" w:name="_Toc532878320"/>
      <w:bookmarkStart w:id="84" w:name="_Toc33238242"/>
      <w:bookmarkStart w:id="85" w:name="_Toc324333351"/>
      <w:bookmarkStart w:id="86" w:name="_Toc454140650"/>
      <w:bookmarkStart w:id="87" w:name="_Toc454141703"/>
      <w:bookmarkStart w:id="88" w:name="_Toc454141738"/>
      <w:bookmarkStart w:id="89" w:name="_Toc454142469"/>
      <w:bookmarkStart w:id="90" w:name="_Toc486072479"/>
      <w:bookmarkStart w:id="91" w:name="_Toc486076872"/>
      <w:bookmarkStart w:id="92" w:name="_Toc526158725"/>
      <w:r w:rsidRPr="00D32653">
        <w:t>Características de los usuarios</w:t>
      </w:r>
      <w:bookmarkEnd w:id="83"/>
      <w:bookmarkEnd w:id="84"/>
      <w:bookmarkEnd w:id="85"/>
      <w:bookmarkEnd w:id="86"/>
      <w:bookmarkEnd w:id="87"/>
      <w:bookmarkEnd w:id="88"/>
      <w:bookmarkEnd w:id="89"/>
      <w:bookmarkEnd w:id="90"/>
      <w:bookmarkEnd w:id="91"/>
      <w:bookmarkEnd w:id="92"/>
    </w:p>
    <w:p w:rsidR="004E2391" w:rsidRPr="00D33B9D" w:rsidRDefault="004E2391" w:rsidP="004E2391">
      <w:pPr>
        <w:pStyle w:val="Normalindentado2"/>
        <w:jc w:val="both"/>
        <w:rPr>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tblPr>
      <w:tblGrid>
        <w:gridCol w:w="2517"/>
        <w:gridCol w:w="5444"/>
      </w:tblGrid>
      <w:tr w:rsidR="004E2391" w:rsidRPr="00D32653"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E2391" w:rsidRPr="00D32653" w:rsidRDefault="004E2391" w:rsidP="00054CB9">
            <w:pPr>
              <w:rPr>
                <w:lang w:val="es-ES_tradnl"/>
              </w:rPr>
            </w:pPr>
            <w:r>
              <w:rPr>
                <w:lang w:val="es-ES_tradnl"/>
              </w:rPr>
              <w:t>Administrador</w:t>
            </w:r>
          </w:p>
        </w:tc>
      </w:tr>
      <w:tr w:rsidR="004E2391" w:rsidRPr="00D32653"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E2391" w:rsidRPr="00D32653" w:rsidRDefault="004E2391" w:rsidP="00054CB9">
            <w:pPr>
              <w:rPr>
                <w:lang w:val="es-ES_tradnl"/>
              </w:rPr>
            </w:pPr>
            <w:r w:rsidRPr="00D32653">
              <w:rPr>
                <w:lang w:val="es-ES_tradnl"/>
              </w:rPr>
              <w:t>Licenciado en Sistemas de Información</w:t>
            </w:r>
          </w:p>
        </w:tc>
      </w:tr>
      <w:tr w:rsidR="004E2391" w:rsidRPr="00D32653"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E2391" w:rsidRPr="00D32653" w:rsidRDefault="004E2391" w:rsidP="00054CB9">
            <w:pPr>
              <w:rPr>
                <w:lang w:val="es-ES_tradnl"/>
              </w:rPr>
            </w:pPr>
            <w:r w:rsidRPr="00D32653">
              <w:rPr>
                <w:lang w:val="es-ES_tradnl"/>
              </w:rPr>
              <w:t>Control y manejo del sistema en general</w:t>
            </w:r>
          </w:p>
        </w:tc>
      </w:tr>
    </w:tbl>
    <w:p w:rsidR="004E2391" w:rsidRPr="005B19DA" w:rsidRDefault="000E56C9" w:rsidP="000E56C9">
      <w:pPr>
        <w:pStyle w:val="Epgrafe"/>
        <w:rPr>
          <w:rFonts w:cs="Arial"/>
          <w:lang w:val="es-ES_tradnl"/>
        </w:rPr>
      </w:pPr>
      <w:bookmarkStart w:id="93" w:name="_Toc454446211"/>
      <w:bookmarkStart w:id="94" w:name="_Toc486073089"/>
      <w:bookmarkStart w:id="95" w:name="_Toc526191311"/>
      <w:r>
        <w:t xml:space="preserve">Tabla </w:t>
      </w:r>
      <w:r w:rsidR="003D3979">
        <w:fldChar w:fldCharType="begin"/>
      </w:r>
      <w:r>
        <w:instrText xml:space="preserve"> SEQ Tabla \* ARABIC </w:instrText>
      </w:r>
      <w:r w:rsidR="003D3979">
        <w:fldChar w:fldCharType="separate"/>
      </w:r>
      <w:r w:rsidR="00011B57">
        <w:rPr>
          <w:noProof/>
        </w:rPr>
        <w:t>3</w:t>
      </w:r>
      <w:r w:rsidR="003D3979">
        <w:fldChar w:fldCharType="end"/>
      </w:r>
      <w:r w:rsidR="004E2391" w:rsidRPr="003A54E1">
        <w:t>Características</w:t>
      </w:r>
      <w:r w:rsidR="004E2391" w:rsidRPr="005B19DA">
        <w:t xml:space="preserve"> de usuario (1)</w:t>
      </w:r>
      <w:bookmarkEnd w:id="93"/>
      <w:bookmarkEnd w:id="94"/>
      <w:bookmarkEnd w:id="95"/>
    </w:p>
    <w:p w:rsidR="004E2391" w:rsidRPr="00D32653" w:rsidRDefault="004E2391" w:rsidP="00C7743F">
      <w:pPr>
        <w:pStyle w:val="guiazul"/>
        <w:widowControl w:val="0"/>
        <w:spacing w:beforeLines="60" w:line="360" w:lineRule="auto"/>
        <w:ind w:left="708"/>
        <w:jc w:val="center"/>
        <w:rPr>
          <w:rFonts w:cs="Arial"/>
          <w:color w:val="auto"/>
          <w:sz w:val="22"/>
          <w:szCs w:val="22"/>
          <w:lang w:val="es-ES_tradnl"/>
        </w:rPr>
        <w:pPrChange w:id="96" w:author="Paola" w:date="2018-10-12T08:35:00Z">
          <w:pPr>
            <w:pStyle w:val="guiazul"/>
            <w:widowControl w:val="0"/>
            <w:spacing w:beforeLines="60" w:line="360" w:lineRule="auto"/>
            <w:ind w:left="708"/>
            <w:jc w:val="center"/>
          </w:pPr>
        </w:pPrChange>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tblPr>
      <w:tblGrid>
        <w:gridCol w:w="2517"/>
        <w:gridCol w:w="5444"/>
      </w:tblGrid>
      <w:tr w:rsidR="004E2391" w:rsidRPr="00D32653"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E2391" w:rsidRPr="00D32653" w:rsidRDefault="004E2391" w:rsidP="00054CB9">
            <w:pPr>
              <w:rPr>
                <w:lang w:val="es-ES_tradnl"/>
              </w:rPr>
            </w:pPr>
            <w:r>
              <w:rPr>
                <w:lang w:val="es-ES_tradnl"/>
              </w:rPr>
              <w:t>Empleado</w:t>
            </w:r>
          </w:p>
        </w:tc>
      </w:tr>
      <w:tr w:rsidR="004E2391" w:rsidRPr="00D32653"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E2391" w:rsidRPr="00D32653" w:rsidRDefault="004E2391" w:rsidP="00054CB9">
            <w:pPr>
              <w:rPr>
                <w:lang w:val="es-ES_tradnl"/>
              </w:rPr>
            </w:pPr>
            <w:r>
              <w:rPr>
                <w:lang w:val="es-ES_tradnl"/>
              </w:rPr>
              <w:t>Conocimientos básicos sobre computación</w:t>
            </w:r>
          </w:p>
        </w:tc>
      </w:tr>
      <w:tr w:rsidR="004E2391" w:rsidRPr="00D32653"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E2391" w:rsidRPr="00D32653" w:rsidRDefault="004E2391" w:rsidP="00054CB9">
            <w:pPr>
              <w:rPr>
                <w:lang w:val="es-ES_tradnl"/>
              </w:rPr>
            </w:pPr>
            <w:r w:rsidRPr="00D32653">
              <w:rPr>
                <w:lang w:val="es-ES_tradnl"/>
              </w:rPr>
              <w:t>Evaluación y Control</w:t>
            </w:r>
          </w:p>
        </w:tc>
      </w:tr>
    </w:tbl>
    <w:p w:rsidR="004E2391" w:rsidRPr="005B19DA" w:rsidRDefault="000E56C9" w:rsidP="000E56C9">
      <w:pPr>
        <w:pStyle w:val="Epgrafe"/>
      </w:pPr>
      <w:bookmarkStart w:id="97" w:name="_Toc454446212"/>
      <w:bookmarkStart w:id="98" w:name="_Toc486073090"/>
      <w:bookmarkStart w:id="99" w:name="_Toc526191312"/>
      <w:r>
        <w:t xml:space="preserve">Tabla </w:t>
      </w:r>
      <w:r w:rsidR="003D3979">
        <w:fldChar w:fldCharType="begin"/>
      </w:r>
      <w:r>
        <w:instrText xml:space="preserve"> SEQ Tabla \* ARABIC </w:instrText>
      </w:r>
      <w:r w:rsidR="003D3979">
        <w:fldChar w:fldCharType="separate"/>
      </w:r>
      <w:r w:rsidR="00011B57">
        <w:rPr>
          <w:noProof/>
        </w:rPr>
        <w:t>4</w:t>
      </w:r>
      <w:r w:rsidR="003D3979">
        <w:fldChar w:fldCharType="end"/>
      </w:r>
      <w:r w:rsidR="004E2391" w:rsidRPr="005B19DA">
        <w:t xml:space="preserve">Características de </w:t>
      </w:r>
      <w:r w:rsidR="004E2391" w:rsidRPr="003A54E1">
        <w:t>usuario</w:t>
      </w:r>
      <w:r w:rsidR="004E2391" w:rsidRPr="005B19DA">
        <w:t xml:space="preserve"> (2)</w:t>
      </w:r>
      <w:bookmarkEnd w:id="97"/>
      <w:bookmarkEnd w:id="98"/>
      <w:bookmarkEnd w:id="99"/>
    </w:p>
    <w:p w:rsidR="004E2391" w:rsidRPr="002C0E2B" w:rsidRDefault="004E2391" w:rsidP="004E2391">
      <w:pPr>
        <w:spacing w:before="144"/>
        <w:jc w:val="center"/>
        <w:rPr>
          <w:rFonts w:cs="Arial"/>
          <w:b/>
          <w:bCs/>
          <w:i/>
          <w:lang w:val="es-ES_tradnl"/>
        </w:rPr>
      </w:pPr>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tblPr>
      <w:tblGrid>
        <w:gridCol w:w="2517"/>
        <w:gridCol w:w="5444"/>
      </w:tblGrid>
      <w:tr w:rsidR="004E2391" w:rsidRPr="00D32653"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E2391" w:rsidRPr="00D32653" w:rsidRDefault="004E2391" w:rsidP="00054CB9">
            <w:pPr>
              <w:rPr>
                <w:lang w:val="es-ES_tradnl"/>
              </w:rPr>
            </w:pPr>
            <w:r>
              <w:rPr>
                <w:lang w:val="es-ES_tradnl"/>
              </w:rPr>
              <w:t>Cliente</w:t>
            </w:r>
          </w:p>
        </w:tc>
      </w:tr>
      <w:tr w:rsidR="004E2391" w:rsidRPr="00D32653"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E2391" w:rsidRPr="00D33B9D" w:rsidRDefault="004E2391" w:rsidP="00054CB9">
            <w:pPr>
              <w:rPr>
                <w:lang w:val="es-ES_tradnl"/>
              </w:rPr>
            </w:pPr>
            <w:r>
              <w:rPr>
                <w:rStyle w:val="Textoennegrita"/>
                <w:b w:val="0"/>
                <w:spacing w:val="2"/>
                <w:shd w:val="clear" w:color="auto" w:fill="FFFFFF"/>
              </w:rPr>
              <w:t xml:space="preserve">  -</w:t>
            </w:r>
          </w:p>
        </w:tc>
      </w:tr>
      <w:tr w:rsidR="004E2391" w:rsidRPr="00D32653"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E2391" w:rsidRPr="00D32653" w:rsidRDefault="004E2391" w:rsidP="00054CB9">
            <w:pPr>
              <w:rPr>
                <w:lang w:val="es-ES_tradnl"/>
              </w:rPr>
            </w:pPr>
            <w:r>
              <w:rPr>
                <w:shd w:val="clear" w:color="auto" w:fill="FFFFFF"/>
              </w:rPr>
              <w:t>Compra de producto</w:t>
            </w:r>
          </w:p>
        </w:tc>
      </w:tr>
    </w:tbl>
    <w:p w:rsidR="004E2391" w:rsidRPr="005B19DA" w:rsidRDefault="000E56C9" w:rsidP="000E56C9">
      <w:pPr>
        <w:pStyle w:val="Epgrafe"/>
      </w:pPr>
      <w:bookmarkStart w:id="100" w:name="_Toc454446214"/>
      <w:bookmarkStart w:id="101" w:name="_Toc486073091"/>
      <w:bookmarkStart w:id="102" w:name="_Toc526191313"/>
      <w:r>
        <w:t xml:space="preserve">Tabla </w:t>
      </w:r>
      <w:r w:rsidR="003D3979">
        <w:fldChar w:fldCharType="begin"/>
      </w:r>
      <w:r>
        <w:instrText xml:space="preserve"> SEQ Tabla \* ARABIC </w:instrText>
      </w:r>
      <w:r w:rsidR="003D3979">
        <w:fldChar w:fldCharType="separate"/>
      </w:r>
      <w:r w:rsidR="00011B57">
        <w:rPr>
          <w:noProof/>
        </w:rPr>
        <w:t>5</w:t>
      </w:r>
      <w:r w:rsidR="003D3979">
        <w:fldChar w:fldCharType="end"/>
      </w:r>
      <w:r w:rsidR="004E2391" w:rsidRPr="005B19DA">
        <w:t>Características de usuario (3)</w:t>
      </w:r>
      <w:bookmarkEnd w:id="100"/>
      <w:bookmarkEnd w:id="101"/>
      <w:bookmarkEnd w:id="102"/>
    </w:p>
    <w:p w:rsidR="004E2391" w:rsidRPr="00852398" w:rsidRDefault="004E2391" w:rsidP="004E2391">
      <w:pPr>
        <w:spacing w:before="144"/>
        <w:jc w:val="center"/>
        <w:rPr>
          <w:rFonts w:cs="Arial"/>
          <w:b/>
          <w:bCs/>
          <w:i/>
          <w:lang w:val="es-ES_tradnl"/>
        </w:rPr>
      </w:pPr>
    </w:p>
    <w:p w:rsidR="004E2391" w:rsidRPr="00D32653" w:rsidRDefault="004E2391" w:rsidP="00011B57">
      <w:pPr>
        <w:pStyle w:val="Titulo4"/>
        <w:numPr>
          <w:ilvl w:val="0"/>
          <w:numId w:val="15"/>
        </w:numPr>
      </w:pPr>
      <w:bookmarkStart w:id="103" w:name="_Toc532878321"/>
      <w:bookmarkStart w:id="104" w:name="_Toc33238243"/>
      <w:bookmarkStart w:id="105" w:name="_Toc324333352"/>
      <w:bookmarkStart w:id="106" w:name="_Toc454140651"/>
      <w:bookmarkStart w:id="107" w:name="_Toc454141704"/>
      <w:bookmarkStart w:id="108" w:name="_Toc454141739"/>
      <w:bookmarkStart w:id="109" w:name="_Toc454142470"/>
      <w:bookmarkStart w:id="110" w:name="_Toc486072480"/>
      <w:bookmarkStart w:id="111" w:name="_Toc486076873"/>
      <w:bookmarkStart w:id="112" w:name="_Toc526158726"/>
      <w:r w:rsidRPr="00D32653">
        <w:t>Restricciones</w:t>
      </w:r>
      <w:bookmarkEnd w:id="103"/>
      <w:bookmarkEnd w:id="104"/>
      <w:bookmarkEnd w:id="105"/>
      <w:bookmarkEnd w:id="106"/>
      <w:bookmarkEnd w:id="107"/>
      <w:bookmarkEnd w:id="108"/>
      <w:bookmarkEnd w:id="109"/>
      <w:bookmarkEnd w:id="110"/>
      <w:bookmarkEnd w:id="111"/>
      <w:bookmarkEnd w:id="112"/>
    </w:p>
    <w:p w:rsidR="004E2391" w:rsidRPr="004E2391" w:rsidRDefault="004E2391" w:rsidP="00E77DDB">
      <w:pPr>
        <w:pStyle w:val="Prrafodelista"/>
        <w:numPr>
          <w:ilvl w:val="0"/>
          <w:numId w:val="12"/>
        </w:numPr>
        <w:rPr>
          <w:lang w:val="es-ES_tradnl"/>
        </w:rPr>
      </w:pPr>
      <w:r w:rsidRPr="004E2391">
        <w:rPr>
          <w:lang w:val="es-ES_tradnl"/>
        </w:rPr>
        <w:t xml:space="preserve">Interfaz amigable con el usuario. </w:t>
      </w:r>
    </w:p>
    <w:p w:rsidR="004E2391" w:rsidRPr="004E2391" w:rsidRDefault="004E2391" w:rsidP="00E77DDB">
      <w:pPr>
        <w:pStyle w:val="Prrafodelista"/>
        <w:numPr>
          <w:ilvl w:val="0"/>
          <w:numId w:val="12"/>
        </w:numPr>
        <w:rPr>
          <w:lang w:val="es-ES_tradnl"/>
        </w:rPr>
      </w:pPr>
      <w:r w:rsidRPr="004E2391">
        <w:rPr>
          <w:lang w:val="es-ES_tradnl"/>
        </w:rPr>
        <w:t>Lenguajes y tecnologías en uso: HTML5, CSS, PHP y MySQL.</w:t>
      </w:r>
    </w:p>
    <w:p w:rsidR="004E2391" w:rsidRPr="004E2391" w:rsidRDefault="004E2391" w:rsidP="00E77DDB">
      <w:pPr>
        <w:pStyle w:val="Prrafodelista"/>
        <w:numPr>
          <w:ilvl w:val="0"/>
          <w:numId w:val="12"/>
        </w:numPr>
        <w:rPr>
          <w:lang w:val="es-ES_tradnl"/>
        </w:rPr>
      </w:pPr>
      <w:r w:rsidRPr="004E2391">
        <w:rPr>
          <w:lang w:val="es-ES_tradnl"/>
        </w:rPr>
        <w:t>Los servidores deben ser capaces de atender consultas concurrentemente.</w:t>
      </w:r>
    </w:p>
    <w:p w:rsidR="004E2391" w:rsidRPr="00A85A32" w:rsidRDefault="004E2391" w:rsidP="00C7743F">
      <w:pPr>
        <w:pStyle w:val="Prrafodelista"/>
        <w:widowControl w:val="0"/>
        <w:numPr>
          <w:ilvl w:val="0"/>
          <w:numId w:val="12"/>
        </w:numPr>
        <w:spacing w:beforeLines="60"/>
        <w:rPr>
          <w:rFonts w:cs="Arial"/>
          <w:lang w:val="es-ES_tradnl"/>
        </w:rPr>
        <w:pPrChange w:id="113" w:author="Paola" w:date="2018-10-12T08:35:00Z">
          <w:pPr>
            <w:pStyle w:val="Prrafodelista"/>
            <w:widowControl w:val="0"/>
            <w:numPr>
              <w:numId w:val="12"/>
            </w:numPr>
            <w:spacing w:beforeLines="60"/>
            <w:ind w:left="1428" w:hanging="360"/>
          </w:pPr>
        </w:pPrChange>
      </w:pPr>
      <w:r w:rsidRPr="00A85A32">
        <w:rPr>
          <w:lang w:val="es-ES_tradnl"/>
        </w:rPr>
        <w:t>El sistema deberá tener un diseño e implementación sencilla, independiente de la plataforma o del lenguaje de programación.</w:t>
      </w:r>
    </w:p>
    <w:p w:rsidR="00A85A32" w:rsidRPr="00A85A32" w:rsidRDefault="00A85A32" w:rsidP="00C7743F">
      <w:pPr>
        <w:pStyle w:val="Prrafodelista"/>
        <w:widowControl w:val="0"/>
        <w:spacing w:beforeLines="60"/>
        <w:ind w:left="1428"/>
        <w:rPr>
          <w:rFonts w:cs="Arial"/>
          <w:lang w:val="es-ES_tradnl"/>
        </w:rPr>
        <w:pPrChange w:id="114" w:author="Paola" w:date="2018-10-12T08:35:00Z">
          <w:pPr>
            <w:pStyle w:val="Prrafodelista"/>
            <w:widowControl w:val="0"/>
            <w:spacing w:beforeLines="60"/>
            <w:ind w:left="1428"/>
          </w:pPr>
        </w:pPrChange>
      </w:pPr>
    </w:p>
    <w:p w:rsidR="004E2391" w:rsidRPr="00D33B9D" w:rsidRDefault="004E2391" w:rsidP="00E77DDB">
      <w:pPr>
        <w:pStyle w:val="Titulo4"/>
        <w:numPr>
          <w:ilvl w:val="0"/>
          <w:numId w:val="15"/>
        </w:numPr>
      </w:pPr>
      <w:bookmarkStart w:id="115" w:name="_Toc532878322"/>
      <w:bookmarkStart w:id="116" w:name="_Toc33238244"/>
      <w:bookmarkStart w:id="117" w:name="_Toc324333353"/>
      <w:bookmarkStart w:id="118" w:name="_Toc454140652"/>
      <w:bookmarkStart w:id="119" w:name="_Toc454141705"/>
      <w:bookmarkStart w:id="120" w:name="_Toc454141740"/>
      <w:bookmarkStart w:id="121" w:name="_Toc454142471"/>
      <w:bookmarkStart w:id="122" w:name="_Toc486072481"/>
      <w:bookmarkStart w:id="123" w:name="_Toc486076874"/>
      <w:bookmarkStart w:id="124" w:name="_Toc526158727"/>
      <w:r w:rsidRPr="00D32653">
        <w:t>Suposiciones y dependencias</w:t>
      </w:r>
      <w:bookmarkEnd w:id="115"/>
      <w:bookmarkEnd w:id="116"/>
      <w:bookmarkEnd w:id="117"/>
      <w:bookmarkEnd w:id="118"/>
      <w:bookmarkEnd w:id="119"/>
      <w:bookmarkEnd w:id="120"/>
      <w:bookmarkEnd w:id="121"/>
      <w:bookmarkEnd w:id="122"/>
      <w:bookmarkEnd w:id="123"/>
      <w:bookmarkEnd w:id="124"/>
    </w:p>
    <w:p w:rsidR="004E2391" w:rsidRPr="004E2391" w:rsidRDefault="004E2391" w:rsidP="00E77DDB">
      <w:pPr>
        <w:pStyle w:val="Prrafodelista"/>
        <w:numPr>
          <w:ilvl w:val="0"/>
          <w:numId w:val="16"/>
        </w:numPr>
        <w:rPr>
          <w:lang w:val="es-ES_tradnl"/>
        </w:rPr>
      </w:pPr>
      <w:r w:rsidRPr="004E2391">
        <w:rPr>
          <w:lang w:val="es-ES_tradnl"/>
        </w:rPr>
        <w:t>Se asume que los requisitos aquí descritos son estables.</w:t>
      </w:r>
    </w:p>
    <w:p w:rsidR="004E2391" w:rsidRPr="004E2391" w:rsidRDefault="004E2391" w:rsidP="00E77DDB">
      <w:pPr>
        <w:pStyle w:val="Prrafodelista"/>
        <w:numPr>
          <w:ilvl w:val="0"/>
          <w:numId w:val="16"/>
        </w:numPr>
        <w:rPr>
          <w:lang w:val="es-ES_tradnl"/>
        </w:rPr>
      </w:pPr>
      <w:r w:rsidRPr="004E2391">
        <w:rPr>
          <w:lang w:val="es-ES_tradnl"/>
        </w:rPr>
        <w:t>Los equipos en los que se vaya a ejecutar el sistema deben cumplir los requisitos antes indicados para garantizar una ejecución correcta de la misma</w:t>
      </w:r>
    </w:p>
    <w:p w:rsidR="004E2391" w:rsidRPr="00852398" w:rsidRDefault="004E2391" w:rsidP="00C7743F">
      <w:pPr>
        <w:pStyle w:val="Normalindentado2"/>
        <w:spacing w:beforeLines="60" w:line="360" w:lineRule="auto"/>
        <w:ind w:left="1320"/>
        <w:rPr>
          <w:rFonts w:cs="Arial"/>
          <w:sz w:val="22"/>
          <w:szCs w:val="22"/>
          <w:lang w:val="es-ES_tradnl"/>
        </w:rPr>
        <w:pPrChange w:id="125" w:author="Paola" w:date="2018-10-12T08:35:00Z">
          <w:pPr>
            <w:pStyle w:val="Normalindentado2"/>
            <w:spacing w:beforeLines="60" w:line="360" w:lineRule="auto"/>
            <w:ind w:left="1320"/>
          </w:pPr>
        </w:pPrChange>
      </w:pPr>
    </w:p>
    <w:p w:rsidR="004E2391" w:rsidRPr="00D33B9D" w:rsidRDefault="004E2391" w:rsidP="00A400D7">
      <w:pPr>
        <w:pStyle w:val="Titulo4"/>
      </w:pPr>
      <w:bookmarkStart w:id="126" w:name="_Toc532878324"/>
      <w:bookmarkStart w:id="127" w:name="_Toc33238246"/>
      <w:bookmarkStart w:id="128" w:name="_Toc324333354"/>
      <w:bookmarkStart w:id="129" w:name="_Toc454140653"/>
      <w:bookmarkStart w:id="130" w:name="_Toc454141706"/>
      <w:bookmarkStart w:id="131" w:name="_Toc454141741"/>
      <w:bookmarkStart w:id="132" w:name="_Toc454142472"/>
      <w:bookmarkStart w:id="133" w:name="_Toc486072482"/>
      <w:bookmarkStart w:id="134" w:name="_Toc486076875"/>
      <w:bookmarkStart w:id="135" w:name="_Toc526158728"/>
      <w:r w:rsidRPr="00D32653">
        <w:t>Requisitos específicos</w:t>
      </w:r>
      <w:bookmarkEnd w:id="126"/>
      <w:bookmarkEnd w:id="127"/>
      <w:bookmarkEnd w:id="128"/>
      <w:bookmarkEnd w:id="129"/>
      <w:bookmarkEnd w:id="130"/>
      <w:bookmarkEnd w:id="131"/>
      <w:bookmarkEnd w:id="132"/>
      <w:bookmarkEnd w:id="133"/>
      <w:bookmarkEnd w:id="134"/>
      <w:bookmarkEnd w:id="135"/>
    </w:p>
    <w:p w:rsidR="004E2391" w:rsidRPr="00CA70C5" w:rsidRDefault="004E2391" w:rsidP="003B4F1F">
      <w:pPr>
        <w:pStyle w:val="Titulo5"/>
        <w:numPr>
          <w:ilvl w:val="0"/>
          <w:numId w:val="17"/>
        </w:numPr>
        <w:spacing w:before="144"/>
      </w:pPr>
      <w:bookmarkStart w:id="136" w:name="_Toc33238248"/>
      <w:bookmarkStart w:id="137" w:name="_Toc324333356"/>
      <w:bookmarkStart w:id="138" w:name="_Toc454140655"/>
      <w:bookmarkStart w:id="139" w:name="_Toc454141708"/>
      <w:bookmarkStart w:id="140" w:name="_Toc454141743"/>
      <w:bookmarkStart w:id="141" w:name="_Toc454142474"/>
      <w:bookmarkStart w:id="142" w:name="_Toc486072484"/>
      <w:bookmarkStart w:id="143" w:name="_Toc486076877"/>
      <w:bookmarkStart w:id="144" w:name="_Toc526158729"/>
      <w:r w:rsidRPr="00CA70C5">
        <w:t>Interfaces de usuario</w:t>
      </w:r>
      <w:bookmarkEnd w:id="136"/>
      <w:bookmarkEnd w:id="137"/>
      <w:bookmarkEnd w:id="138"/>
      <w:bookmarkEnd w:id="139"/>
      <w:bookmarkEnd w:id="140"/>
      <w:bookmarkEnd w:id="141"/>
      <w:bookmarkEnd w:id="142"/>
      <w:bookmarkEnd w:id="143"/>
      <w:bookmarkEnd w:id="144"/>
    </w:p>
    <w:p w:rsidR="004E2391" w:rsidRPr="00D32653" w:rsidRDefault="004E2391" w:rsidP="00A85A32">
      <w:pPr>
        <w:ind w:left="1068" w:firstLine="360"/>
        <w:rPr>
          <w:lang w:val="es-ES_tradnl"/>
        </w:rPr>
      </w:pPr>
      <w:r w:rsidRPr="00D32653">
        <w:rPr>
          <w:lang w:val="es-ES_tradnl"/>
        </w:rPr>
        <w:t>La interfaz con el usuario consistirá en un conjunto de ventanas con botones, listas y campos de textos. Ésta deberá ser construida específicamente para el sistema propuesto y, será visualizada desde un navegador de internet.</w:t>
      </w:r>
    </w:p>
    <w:p w:rsidR="004E2391" w:rsidRPr="00CA70C5" w:rsidRDefault="004E2391" w:rsidP="00E77DDB">
      <w:pPr>
        <w:pStyle w:val="Titulo4"/>
        <w:numPr>
          <w:ilvl w:val="0"/>
          <w:numId w:val="17"/>
        </w:numPr>
      </w:pPr>
      <w:bookmarkStart w:id="145" w:name="_Toc324333357"/>
      <w:bookmarkStart w:id="146" w:name="_Toc454140656"/>
      <w:bookmarkStart w:id="147" w:name="_Toc454141709"/>
      <w:bookmarkStart w:id="148" w:name="_Toc454141744"/>
      <w:bookmarkStart w:id="149" w:name="_Toc454142475"/>
      <w:bookmarkStart w:id="150" w:name="_Toc486072485"/>
      <w:bookmarkStart w:id="151" w:name="_Toc486076878"/>
      <w:bookmarkStart w:id="152" w:name="_Toc526158730"/>
      <w:r w:rsidRPr="00CA70C5">
        <w:t>Interfaces de hardware</w:t>
      </w:r>
      <w:bookmarkEnd w:id="145"/>
      <w:bookmarkEnd w:id="146"/>
      <w:bookmarkEnd w:id="147"/>
      <w:bookmarkEnd w:id="148"/>
      <w:bookmarkEnd w:id="149"/>
      <w:bookmarkEnd w:id="150"/>
      <w:bookmarkEnd w:id="151"/>
      <w:bookmarkEnd w:id="152"/>
    </w:p>
    <w:p w:rsidR="004E2391" w:rsidRPr="004E2391" w:rsidRDefault="004E2391" w:rsidP="00A85A32">
      <w:pPr>
        <w:ind w:left="1068" w:firstLine="348"/>
        <w:rPr>
          <w:lang w:val="es-ES_tradnl"/>
        </w:rPr>
      </w:pPr>
      <w:r w:rsidRPr="004E2391">
        <w:rPr>
          <w:lang w:val="es-ES_tradnl"/>
        </w:rPr>
        <w:t>Será necesario disponer de equipos de cómputos en perfecto estado con las siguientes características:</w:t>
      </w:r>
    </w:p>
    <w:p w:rsidR="004E2391" w:rsidRPr="004E2391" w:rsidRDefault="004E2391" w:rsidP="00E77DDB">
      <w:pPr>
        <w:pStyle w:val="Prrafodelista"/>
        <w:numPr>
          <w:ilvl w:val="0"/>
          <w:numId w:val="13"/>
        </w:numPr>
        <w:rPr>
          <w:lang w:val="es-ES_tradnl"/>
        </w:rPr>
      </w:pPr>
      <w:r w:rsidRPr="004E2391">
        <w:rPr>
          <w:lang w:val="es-ES_tradnl"/>
        </w:rPr>
        <w:t>Adaptadores de red.</w:t>
      </w:r>
    </w:p>
    <w:p w:rsidR="004E2391" w:rsidRPr="004E2391" w:rsidRDefault="004E2391" w:rsidP="00E77DDB">
      <w:pPr>
        <w:pStyle w:val="Prrafodelista"/>
        <w:numPr>
          <w:ilvl w:val="0"/>
          <w:numId w:val="13"/>
        </w:numPr>
        <w:rPr>
          <w:lang w:val="pt-BR"/>
        </w:rPr>
      </w:pPr>
      <w:r w:rsidRPr="004E2391">
        <w:rPr>
          <w:lang w:val="pt-BR"/>
        </w:rPr>
        <w:t>Procesador octa-core 3.2GHz o superior.</w:t>
      </w:r>
    </w:p>
    <w:p w:rsidR="004E2391" w:rsidRPr="004E2391" w:rsidRDefault="004E2391" w:rsidP="00E77DDB">
      <w:pPr>
        <w:pStyle w:val="Prrafodelista"/>
        <w:numPr>
          <w:ilvl w:val="0"/>
          <w:numId w:val="13"/>
        </w:numPr>
        <w:rPr>
          <w:lang w:val="es-ES_tradnl"/>
        </w:rPr>
      </w:pPr>
      <w:r w:rsidRPr="004E2391">
        <w:rPr>
          <w:lang w:val="es-ES_tradnl"/>
        </w:rPr>
        <w:t>Memoria mínima de 8GB.</w:t>
      </w:r>
    </w:p>
    <w:p w:rsidR="004E2391" w:rsidRPr="00011B57" w:rsidRDefault="004E2391" w:rsidP="00B3258E">
      <w:pPr>
        <w:pStyle w:val="Prrafodelista"/>
        <w:numPr>
          <w:ilvl w:val="0"/>
          <w:numId w:val="13"/>
        </w:numPr>
        <w:rPr>
          <w:lang w:val="es-ES_tradnl"/>
        </w:rPr>
      </w:pPr>
      <w:r w:rsidRPr="00011B57">
        <w:rPr>
          <w:lang w:val="es-ES_tradnl"/>
        </w:rPr>
        <w:t>Mouse</w:t>
      </w:r>
      <w:r w:rsidR="00011B57">
        <w:rPr>
          <w:lang w:val="es-ES_tradnl"/>
        </w:rPr>
        <w:t xml:space="preserve"> y </w:t>
      </w:r>
      <w:r w:rsidRPr="00011B57">
        <w:rPr>
          <w:lang w:val="es-ES_tradnl"/>
        </w:rPr>
        <w:t>Teclado.</w:t>
      </w:r>
    </w:p>
    <w:p w:rsidR="004E2391" w:rsidRPr="00CA70C5" w:rsidRDefault="004E2391" w:rsidP="00E77DDB">
      <w:pPr>
        <w:pStyle w:val="Titulo4"/>
        <w:numPr>
          <w:ilvl w:val="0"/>
          <w:numId w:val="17"/>
        </w:numPr>
      </w:pPr>
      <w:bookmarkStart w:id="153" w:name="_Toc324333358"/>
      <w:bookmarkStart w:id="154" w:name="_Toc454140657"/>
      <w:bookmarkStart w:id="155" w:name="_Toc454141710"/>
      <w:bookmarkStart w:id="156" w:name="_Toc454141745"/>
      <w:bookmarkStart w:id="157" w:name="_Toc454142476"/>
      <w:bookmarkStart w:id="158" w:name="_Toc486072486"/>
      <w:bookmarkStart w:id="159" w:name="_Toc486076879"/>
      <w:bookmarkStart w:id="160" w:name="_Toc526158731"/>
      <w:r w:rsidRPr="00CA70C5">
        <w:t>Interfaces de software</w:t>
      </w:r>
      <w:bookmarkEnd w:id="153"/>
      <w:bookmarkEnd w:id="154"/>
      <w:bookmarkEnd w:id="155"/>
      <w:bookmarkEnd w:id="156"/>
      <w:bookmarkEnd w:id="157"/>
      <w:bookmarkEnd w:id="158"/>
      <w:bookmarkEnd w:id="159"/>
      <w:bookmarkEnd w:id="160"/>
    </w:p>
    <w:p w:rsidR="004E2391" w:rsidRPr="00054CB9" w:rsidRDefault="004E2391" w:rsidP="00E77DDB">
      <w:pPr>
        <w:pStyle w:val="Prrafodelista"/>
        <w:numPr>
          <w:ilvl w:val="0"/>
          <w:numId w:val="14"/>
        </w:numPr>
        <w:rPr>
          <w:lang w:val="pt-BR"/>
        </w:rPr>
      </w:pPr>
      <w:r w:rsidRPr="00054CB9">
        <w:rPr>
          <w:lang w:val="pt-BR"/>
        </w:rPr>
        <w:t>Sistema Operativo: Windows 8.1 o superior. Linux.</w:t>
      </w:r>
    </w:p>
    <w:p w:rsidR="004E2391" w:rsidRDefault="004E2391" w:rsidP="00E77DDB">
      <w:pPr>
        <w:pStyle w:val="Prrafodelista"/>
        <w:numPr>
          <w:ilvl w:val="0"/>
          <w:numId w:val="14"/>
        </w:numPr>
        <w:rPr>
          <w:lang w:val="es-ES_tradnl"/>
        </w:rPr>
      </w:pPr>
      <w:r w:rsidRPr="00054CB9">
        <w:rPr>
          <w:lang w:val="es-ES_tradnl"/>
        </w:rPr>
        <w:t>Explorador: Mozilla, Chrome, Opera, Safari, Internet Explorer.</w:t>
      </w:r>
    </w:p>
    <w:p w:rsidR="00A85A32" w:rsidRPr="00054CB9" w:rsidRDefault="00A85A32" w:rsidP="00A85A32">
      <w:pPr>
        <w:pStyle w:val="Prrafodelista"/>
        <w:ind w:left="1428"/>
        <w:rPr>
          <w:lang w:val="es-ES_tradnl"/>
        </w:rPr>
      </w:pPr>
    </w:p>
    <w:p w:rsidR="004E2391" w:rsidRPr="00CA70C5" w:rsidRDefault="004E2391" w:rsidP="00E77DDB">
      <w:pPr>
        <w:pStyle w:val="Titulo4"/>
        <w:numPr>
          <w:ilvl w:val="0"/>
          <w:numId w:val="17"/>
        </w:numPr>
      </w:pPr>
      <w:bookmarkStart w:id="161" w:name="_Toc324333359"/>
      <w:bookmarkStart w:id="162" w:name="_Toc454140658"/>
      <w:bookmarkStart w:id="163" w:name="_Toc454141711"/>
      <w:bookmarkStart w:id="164" w:name="_Toc454141746"/>
      <w:bookmarkStart w:id="165" w:name="_Toc454142477"/>
      <w:bookmarkStart w:id="166" w:name="_Toc486072487"/>
      <w:bookmarkStart w:id="167" w:name="_Toc486076880"/>
      <w:bookmarkStart w:id="168" w:name="_Toc526158732"/>
      <w:r w:rsidRPr="00CA70C5">
        <w:t>Interfaces de comunicación</w:t>
      </w:r>
      <w:bookmarkEnd w:id="161"/>
      <w:bookmarkEnd w:id="162"/>
      <w:bookmarkEnd w:id="163"/>
      <w:bookmarkEnd w:id="164"/>
      <w:bookmarkEnd w:id="165"/>
      <w:bookmarkEnd w:id="166"/>
      <w:bookmarkEnd w:id="167"/>
      <w:bookmarkEnd w:id="168"/>
    </w:p>
    <w:p w:rsidR="004E2391" w:rsidRDefault="004E2391" w:rsidP="00A85A32">
      <w:pPr>
        <w:ind w:left="1068" w:firstLine="348"/>
        <w:rPr>
          <w:lang w:val="es-ES_tradnl"/>
        </w:rPr>
      </w:pPr>
      <w:r w:rsidRPr="00D32653">
        <w:rPr>
          <w:lang w:val="es-ES_tradnl"/>
        </w:rPr>
        <w:t>Los servidores, usuarios y aplicaciones se comunicarán entre sí, mediante protocolos estándares en internet, siempre que sea posible.</w:t>
      </w:r>
    </w:p>
    <w:p w:rsidR="00A85A32" w:rsidRDefault="00A85A32" w:rsidP="003A54E1">
      <w:pPr>
        <w:pStyle w:val="Titulo4"/>
      </w:pPr>
      <w:bookmarkStart w:id="169" w:name="_Toc33238252"/>
      <w:bookmarkStart w:id="170" w:name="_Toc324333360"/>
      <w:bookmarkStart w:id="171" w:name="_Toc454140659"/>
      <w:bookmarkStart w:id="172" w:name="_Toc454141712"/>
      <w:bookmarkStart w:id="173" w:name="_Toc454141747"/>
      <w:bookmarkStart w:id="174" w:name="_Toc454142478"/>
      <w:bookmarkStart w:id="175" w:name="_Toc486072488"/>
      <w:bookmarkStart w:id="176" w:name="_Toc486076881"/>
    </w:p>
    <w:p w:rsidR="00A85A32" w:rsidRPr="00D32653" w:rsidRDefault="004E2391" w:rsidP="003B4F1F">
      <w:pPr>
        <w:pStyle w:val="Titulo5"/>
        <w:numPr>
          <w:ilvl w:val="0"/>
          <w:numId w:val="17"/>
        </w:numPr>
        <w:spacing w:before="144"/>
      </w:pPr>
      <w:bookmarkStart w:id="177" w:name="_Toc526158733"/>
      <w:r w:rsidRPr="00D32653">
        <w:t>Requisitos funcionales</w:t>
      </w:r>
      <w:bookmarkEnd w:id="169"/>
      <w:bookmarkEnd w:id="170"/>
      <w:bookmarkEnd w:id="171"/>
      <w:bookmarkEnd w:id="172"/>
      <w:bookmarkEnd w:id="173"/>
      <w:bookmarkEnd w:id="174"/>
      <w:bookmarkEnd w:id="175"/>
      <w:bookmarkEnd w:id="176"/>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1"/>
        <w:gridCol w:w="6012"/>
        <w:gridCol w:w="1207"/>
      </w:tblGrid>
      <w:tr w:rsidR="004E2391" w:rsidRPr="00D32653" w:rsidTr="00280EA6">
        <w:tc>
          <w:tcPr>
            <w:tcW w:w="1501" w:type="dxa"/>
            <w:shd w:val="clear" w:color="auto" w:fill="auto"/>
          </w:tcPr>
          <w:p w:rsidR="004E2391" w:rsidRPr="00D32653" w:rsidRDefault="004E2391" w:rsidP="00C7743F">
            <w:pPr>
              <w:spacing w:beforeLines="60"/>
              <w:jc w:val="center"/>
              <w:rPr>
                <w:rFonts w:cs="Arial"/>
              </w:rPr>
              <w:pPrChange w:id="178" w:author="Paola" w:date="2018-10-12T08:35:00Z">
                <w:pPr>
                  <w:spacing w:beforeLines="60"/>
                  <w:jc w:val="center"/>
                </w:pPr>
              </w:pPrChange>
            </w:pPr>
            <w:r w:rsidRPr="00D32653">
              <w:rPr>
                <w:rFonts w:cs="Arial"/>
              </w:rPr>
              <w:t>Identificación</w:t>
            </w:r>
          </w:p>
        </w:tc>
        <w:tc>
          <w:tcPr>
            <w:tcW w:w="6335" w:type="dxa"/>
            <w:shd w:val="clear" w:color="auto" w:fill="auto"/>
          </w:tcPr>
          <w:p w:rsidR="004E2391" w:rsidRPr="00D32653" w:rsidRDefault="004E2391" w:rsidP="00C7743F">
            <w:pPr>
              <w:spacing w:beforeLines="60"/>
              <w:jc w:val="center"/>
              <w:rPr>
                <w:rFonts w:cs="Arial"/>
              </w:rPr>
              <w:pPrChange w:id="179" w:author="Paola" w:date="2018-10-12T08:35:00Z">
                <w:pPr>
                  <w:spacing w:beforeLines="60"/>
                  <w:jc w:val="center"/>
                </w:pPr>
              </w:pPrChange>
            </w:pPr>
            <w:r w:rsidRPr="00D32653">
              <w:rPr>
                <w:rFonts w:cs="Arial"/>
              </w:rPr>
              <w:t>Descripción</w:t>
            </w:r>
          </w:p>
        </w:tc>
        <w:tc>
          <w:tcPr>
            <w:tcW w:w="1215" w:type="dxa"/>
            <w:shd w:val="clear" w:color="auto" w:fill="auto"/>
          </w:tcPr>
          <w:p w:rsidR="004E2391" w:rsidRPr="00D32653" w:rsidRDefault="004E2391" w:rsidP="00C7743F">
            <w:pPr>
              <w:spacing w:beforeLines="60"/>
              <w:jc w:val="center"/>
              <w:rPr>
                <w:rFonts w:cs="Arial"/>
              </w:rPr>
              <w:pPrChange w:id="180" w:author="Paola" w:date="2018-10-12T08:35:00Z">
                <w:pPr>
                  <w:spacing w:beforeLines="60"/>
                  <w:jc w:val="center"/>
                </w:pPr>
              </w:pPrChange>
            </w:pPr>
            <w:r w:rsidRPr="00D32653">
              <w:rPr>
                <w:rFonts w:cs="Arial"/>
              </w:rPr>
              <w:t>Prioridad</w:t>
            </w:r>
          </w:p>
        </w:tc>
      </w:tr>
      <w:tr w:rsidR="004E2391" w:rsidRPr="00D32653" w:rsidTr="00280EA6">
        <w:tc>
          <w:tcPr>
            <w:tcW w:w="1501" w:type="dxa"/>
            <w:shd w:val="clear" w:color="auto" w:fill="auto"/>
          </w:tcPr>
          <w:p w:rsidR="004E2391" w:rsidRPr="00D32653" w:rsidRDefault="004E2391" w:rsidP="00C7743F">
            <w:pPr>
              <w:spacing w:beforeLines="60"/>
              <w:jc w:val="center"/>
              <w:rPr>
                <w:rFonts w:cs="Arial"/>
              </w:rPr>
              <w:pPrChange w:id="181" w:author="Paola" w:date="2018-10-12T08:35:00Z">
                <w:pPr>
                  <w:spacing w:beforeLines="60"/>
                  <w:jc w:val="center"/>
                </w:pPr>
              </w:pPrChange>
            </w:pPr>
            <w:r w:rsidRPr="00D32653">
              <w:rPr>
                <w:rFonts w:cs="Arial"/>
              </w:rPr>
              <w:t>RF#01</w:t>
            </w:r>
          </w:p>
        </w:tc>
        <w:tc>
          <w:tcPr>
            <w:tcW w:w="6335" w:type="dxa"/>
            <w:shd w:val="clear" w:color="auto" w:fill="auto"/>
          </w:tcPr>
          <w:p w:rsidR="004E2391" w:rsidRPr="00D32653" w:rsidRDefault="004E2391" w:rsidP="00C7743F">
            <w:pPr>
              <w:spacing w:beforeLines="60"/>
              <w:rPr>
                <w:rFonts w:cs="Arial"/>
              </w:rPr>
              <w:pPrChange w:id="182" w:author="Paola" w:date="2018-10-12T08:35:00Z">
                <w:pPr>
                  <w:spacing w:beforeLines="60"/>
                </w:pPr>
              </w:pPrChange>
            </w:pPr>
            <w:r w:rsidRPr="00D32653">
              <w:rPr>
                <w:rFonts w:cs="Arial"/>
              </w:rPr>
              <w:t>El sistema debe permitir el registro de usuario nuevo.</w:t>
            </w:r>
          </w:p>
        </w:tc>
        <w:tc>
          <w:tcPr>
            <w:tcW w:w="1215" w:type="dxa"/>
            <w:shd w:val="clear" w:color="auto" w:fill="auto"/>
          </w:tcPr>
          <w:p w:rsidR="004E2391" w:rsidRPr="00D32653" w:rsidRDefault="004E2391" w:rsidP="00C7743F">
            <w:pPr>
              <w:spacing w:beforeLines="60"/>
              <w:jc w:val="center"/>
              <w:rPr>
                <w:rFonts w:cs="Arial"/>
              </w:rPr>
              <w:pPrChange w:id="183" w:author="Paola" w:date="2018-10-12T08:35:00Z">
                <w:pPr>
                  <w:spacing w:beforeLines="60"/>
                  <w:jc w:val="center"/>
                </w:pPr>
              </w:pPrChange>
            </w:pPr>
            <w:r w:rsidRPr="00D32653">
              <w:rPr>
                <w:rFonts w:cs="Arial"/>
              </w:rPr>
              <w:t>Alto</w:t>
            </w:r>
          </w:p>
        </w:tc>
      </w:tr>
      <w:tr w:rsidR="004E2391" w:rsidRPr="00D32653" w:rsidTr="00280EA6">
        <w:tc>
          <w:tcPr>
            <w:tcW w:w="1501" w:type="dxa"/>
            <w:shd w:val="clear" w:color="auto" w:fill="auto"/>
          </w:tcPr>
          <w:p w:rsidR="004E2391" w:rsidRPr="00D32653" w:rsidRDefault="004E2391" w:rsidP="00C7743F">
            <w:pPr>
              <w:spacing w:beforeLines="60"/>
              <w:jc w:val="center"/>
              <w:rPr>
                <w:rFonts w:cs="Arial"/>
              </w:rPr>
              <w:pPrChange w:id="184" w:author="Paola" w:date="2018-10-12T08:35:00Z">
                <w:pPr>
                  <w:spacing w:beforeLines="60"/>
                  <w:jc w:val="center"/>
                </w:pPr>
              </w:pPrChange>
            </w:pPr>
            <w:r w:rsidRPr="00D32653">
              <w:rPr>
                <w:rFonts w:cs="Arial"/>
              </w:rPr>
              <w:t>RF#02</w:t>
            </w:r>
          </w:p>
        </w:tc>
        <w:tc>
          <w:tcPr>
            <w:tcW w:w="6335" w:type="dxa"/>
            <w:shd w:val="clear" w:color="auto" w:fill="auto"/>
          </w:tcPr>
          <w:p w:rsidR="004E2391" w:rsidRPr="00D32653" w:rsidRDefault="004E2391" w:rsidP="00C7743F">
            <w:pPr>
              <w:spacing w:beforeLines="60"/>
              <w:rPr>
                <w:rFonts w:cs="Arial"/>
              </w:rPr>
              <w:pPrChange w:id="185" w:author="Paola" w:date="2018-10-12T08:35:00Z">
                <w:pPr>
                  <w:spacing w:beforeLines="60"/>
                </w:pPr>
              </w:pPrChange>
            </w:pPr>
            <w:r w:rsidRPr="00D32653">
              <w:rPr>
                <w:rFonts w:cs="Arial"/>
              </w:rPr>
              <w:t xml:space="preserve">El sistema deberá almacenar la información de los clientes, como así también </w:t>
            </w:r>
            <w:r>
              <w:rPr>
                <w:rFonts w:cs="Arial"/>
              </w:rPr>
              <w:t>de las compras realizadas</w:t>
            </w:r>
            <w:r w:rsidRPr="00D32653">
              <w:rPr>
                <w:rFonts w:cs="Arial"/>
              </w:rPr>
              <w:t>.</w:t>
            </w:r>
          </w:p>
        </w:tc>
        <w:tc>
          <w:tcPr>
            <w:tcW w:w="1215" w:type="dxa"/>
            <w:shd w:val="clear" w:color="auto" w:fill="auto"/>
          </w:tcPr>
          <w:p w:rsidR="004E2391" w:rsidRPr="00D32653" w:rsidRDefault="004E2391" w:rsidP="00C7743F">
            <w:pPr>
              <w:spacing w:beforeLines="60"/>
              <w:jc w:val="center"/>
              <w:rPr>
                <w:rFonts w:cs="Arial"/>
              </w:rPr>
              <w:pPrChange w:id="186" w:author="Paola" w:date="2018-10-12T08:35:00Z">
                <w:pPr>
                  <w:spacing w:beforeLines="60"/>
                  <w:jc w:val="center"/>
                </w:pPr>
              </w:pPrChange>
            </w:pPr>
            <w:r w:rsidRPr="00D32653">
              <w:rPr>
                <w:rFonts w:cs="Arial"/>
              </w:rPr>
              <w:t>Alto</w:t>
            </w:r>
          </w:p>
        </w:tc>
      </w:tr>
      <w:tr w:rsidR="004E2391" w:rsidRPr="00D32653" w:rsidTr="00280EA6">
        <w:tc>
          <w:tcPr>
            <w:tcW w:w="1501" w:type="dxa"/>
            <w:shd w:val="clear" w:color="auto" w:fill="auto"/>
          </w:tcPr>
          <w:p w:rsidR="004E2391" w:rsidRPr="00D32653" w:rsidRDefault="004E2391" w:rsidP="00C7743F">
            <w:pPr>
              <w:spacing w:beforeLines="60"/>
              <w:jc w:val="center"/>
              <w:rPr>
                <w:rFonts w:cs="Arial"/>
              </w:rPr>
              <w:pPrChange w:id="187" w:author="Paola" w:date="2018-10-12T08:35:00Z">
                <w:pPr>
                  <w:spacing w:beforeLines="60"/>
                  <w:jc w:val="center"/>
                </w:pPr>
              </w:pPrChange>
            </w:pPr>
            <w:r w:rsidRPr="00D32653">
              <w:rPr>
                <w:rFonts w:cs="Arial"/>
              </w:rPr>
              <w:t>RF#0</w:t>
            </w:r>
            <w:r>
              <w:rPr>
                <w:rFonts w:cs="Arial"/>
              </w:rPr>
              <w:t>3</w:t>
            </w:r>
          </w:p>
        </w:tc>
        <w:tc>
          <w:tcPr>
            <w:tcW w:w="6335" w:type="dxa"/>
            <w:shd w:val="clear" w:color="auto" w:fill="auto"/>
          </w:tcPr>
          <w:p w:rsidR="004E2391" w:rsidRPr="00D32653" w:rsidRDefault="004E2391" w:rsidP="00C7743F">
            <w:pPr>
              <w:spacing w:beforeLines="60"/>
              <w:rPr>
                <w:rFonts w:cs="Arial"/>
              </w:rPr>
              <w:pPrChange w:id="188" w:author="Paola" w:date="2018-10-12T08:35:00Z">
                <w:pPr>
                  <w:spacing w:beforeLines="60"/>
                </w:pPr>
              </w:pPrChange>
            </w:pPr>
            <w:r w:rsidRPr="00D32653">
              <w:rPr>
                <w:rFonts w:cs="Arial"/>
              </w:rPr>
              <w:t>El sistema deberá proveer ayuda u opciones para rellenar los campos de registración</w:t>
            </w:r>
          </w:p>
        </w:tc>
        <w:tc>
          <w:tcPr>
            <w:tcW w:w="1215" w:type="dxa"/>
            <w:shd w:val="clear" w:color="auto" w:fill="auto"/>
          </w:tcPr>
          <w:p w:rsidR="004E2391" w:rsidRPr="00D32653" w:rsidRDefault="004E2391" w:rsidP="00C7743F">
            <w:pPr>
              <w:spacing w:beforeLines="60"/>
              <w:jc w:val="center"/>
              <w:rPr>
                <w:rFonts w:cs="Arial"/>
              </w:rPr>
              <w:pPrChange w:id="189" w:author="Paola" w:date="2018-10-12T08:35:00Z">
                <w:pPr>
                  <w:spacing w:beforeLines="60"/>
                  <w:jc w:val="center"/>
                </w:pPr>
              </w:pPrChange>
            </w:pPr>
            <w:r w:rsidRPr="00D32653">
              <w:rPr>
                <w:rFonts w:cs="Arial"/>
              </w:rPr>
              <w:t>Medio</w:t>
            </w:r>
          </w:p>
        </w:tc>
      </w:tr>
      <w:tr w:rsidR="004E2391" w:rsidRPr="00D32653" w:rsidTr="00280EA6">
        <w:tc>
          <w:tcPr>
            <w:tcW w:w="1501" w:type="dxa"/>
            <w:shd w:val="clear" w:color="auto" w:fill="auto"/>
          </w:tcPr>
          <w:p w:rsidR="004E2391" w:rsidRPr="00D32653" w:rsidRDefault="004E2391" w:rsidP="00C7743F">
            <w:pPr>
              <w:spacing w:beforeLines="60"/>
              <w:jc w:val="center"/>
              <w:rPr>
                <w:rFonts w:cs="Arial"/>
              </w:rPr>
              <w:pPrChange w:id="190" w:author="Paola" w:date="2018-10-12T08:35:00Z">
                <w:pPr>
                  <w:spacing w:beforeLines="60"/>
                  <w:jc w:val="center"/>
                </w:pPr>
              </w:pPrChange>
            </w:pPr>
            <w:r w:rsidRPr="00D32653">
              <w:rPr>
                <w:rFonts w:cs="Arial"/>
              </w:rPr>
              <w:t>RF#0</w:t>
            </w:r>
            <w:r>
              <w:rPr>
                <w:rFonts w:cs="Arial"/>
              </w:rPr>
              <w:t>4</w:t>
            </w:r>
          </w:p>
        </w:tc>
        <w:tc>
          <w:tcPr>
            <w:tcW w:w="6335" w:type="dxa"/>
            <w:shd w:val="clear" w:color="auto" w:fill="auto"/>
          </w:tcPr>
          <w:p w:rsidR="004E2391" w:rsidRPr="00D32653" w:rsidRDefault="004E2391" w:rsidP="00C7743F">
            <w:pPr>
              <w:spacing w:beforeLines="60"/>
              <w:rPr>
                <w:rFonts w:cs="Arial"/>
              </w:rPr>
              <w:pPrChange w:id="191" w:author="Paola" w:date="2018-10-12T08:35:00Z">
                <w:pPr>
                  <w:spacing w:beforeLines="60"/>
                </w:pPr>
              </w:pPrChange>
            </w:pPr>
            <w:r w:rsidRPr="00D32653">
              <w:rPr>
                <w:rFonts w:cs="Arial"/>
              </w:rPr>
              <w:t xml:space="preserve">El sistema deberá permitir el ingreso de </w:t>
            </w:r>
            <w:r>
              <w:rPr>
                <w:rFonts w:cs="Arial"/>
              </w:rPr>
              <w:t xml:space="preserve">productos </w:t>
            </w:r>
            <w:r w:rsidRPr="00D32653">
              <w:rPr>
                <w:rFonts w:cs="Arial"/>
              </w:rPr>
              <w:t>de forma online.</w:t>
            </w:r>
          </w:p>
        </w:tc>
        <w:tc>
          <w:tcPr>
            <w:tcW w:w="1215" w:type="dxa"/>
            <w:shd w:val="clear" w:color="auto" w:fill="auto"/>
          </w:tcPr>
          <w:p w:rsidR="004E2391" w:rsidRPr="00D32653" w:rsidRDefault="004E2391" w:rsidP="00C7743F">
            <w:pPr>
              <w:spacing w:beforeLines="60"/>
              <w:jc w:val="center"/>
              <w:rPr>
                <w:rFonts w:cs="Arial"/>
              </w:rPr>
              <w:pPrChange w:id="192" w:author="Paola" w:date="2018-10-12T08:35:00Z">
                <w:pPr>
                  <w:spacing w:beforeLines="60"/>
                  <w:jc w:val="center"/>
                </w:pPr>
              </w:pPrChange>
            </w:pPr>
            <w:r w:rsidRPr="00D32653">
              <w:rPr>
                <w:rFonts w:cs="Arial"/>
              </w:rPr>
              <w:t>Medio</w:t>
            </w:r>
          </w:p>
        </w:tc>
      </w:tr>
      <w:tr w:rsidR="004E2391" w:rsidRPr="00D32653" w:rsidTr="00280EA6">
        <w:tc>
          <w:tcPr>
            <w:tcW w:w="1501" w:type="dxa"/>
            <w:shd w:val="clear" w:color="auto" w:fill="auto"/>
          </w:tcPr>
          <w:p w:rsidR="004E2391" w:rsidRPr="00D32653" w:rsidRDefault="004E2391" w:rsidP="00C7743F">
            <w:pPr>
              <w:spacing w:beforeLines="60"/>
              <w:jc w:val="center"/>
              <w:rPr>
                <w:rFonts w:cs="Arial"/>
              </w:rPr>
              <w:pPrChange w:id="193" w:author="Paola" w:date="2018-10-12T08:35:00Z">
                <w:pPr>
                  <w:spacing w:beforeLines="60"/>
                  <w:jc w:val="center"/>
                </w:pPr>
              </w:pPrChange>
            </w:pPr>
            <w:r w:rsidRPr="00D32653">
              <w:rPr>
                <w:rFonts w:cs="Arial"/>
              </w:rPr>
              <w:t>RF#0</w:t>
            </w:r>
            <w:r>
              <w:rPr>
                <w:rFonts w:cs="Arial"/>
              </w:rPr>
              <w:t>5</w:t>
            </w:r>
          </w:p>
        </w:tc>
        <w:tc>
          <w:tcPr>
            <w:tcW w:w="6335" w:type="dxa"/>
            <w:shd w:val="clear" w:color="auto" w:fill="auto"/>
          </w:tcPr>
          <w:p w:rsidR="004E2391" w:rsidRPr="00D32653" w:rsidRDefault="004E2391" w:rsidP="00C7743F">
            <w:pPr>
              <w:spacing w:beforeLines="60"/>
              <w:rPr>
                <w:rFonts w:cs="Arial"/>
              </w:rPr>
              <w:pPrChange w:id="194" w:author="Paola" w:date="2018-10-12T08:35:00Z">
                <w:pPr>
                  <w:spacing w:beforeLines="60"/>
                </w:pPr>
              </w:pPrChange>
            </w:pPr>
            <w:r w:rsidRPr="00D32653">
              <w:rPr>
                <w:rFonts w:cs="Arial"/>
              </w:rPr>
              <w:t xml:space="preserve">El sistema deberá permitir visualizar </w:t>
            </w:r>
            <w:r>
              <w:rPr>
                <w:rFonts w:cs="Arial"/>
              </w:rPr>
              <w:t>productos existentes</w:t>
            </w:r>
            <w:r w:rsidRPr="00D32653">
              <w:rPr>
                <w:rFonts w:cs="Arial"/>
              </w:rPr>
              <w:t>.</w:t>
            </w:r>
          </w:p>
        </w:tc>
        <w:tc>
          <w:tcPr>
            <w:tcW w:w="1215" w:type="dxa"/>
            <w:shd w:val="clear" w:color="auto" w:fill="auto"/>
          </w:tcPr>
          <w:p w:rsidR="004E2391" w:rsidRPr="00D32653" w:rsidRDefault="004E2391" w:rsidP="00C7743F">
            <w:pPr>
              <w:spacing w:beforeLines="60"/>
              <w:jc w:val="center"/>
              <w:rPr>
                <w:rFonts w:cs="Arial"/>
              </w:rPr>
              <w:pPrChange w:id="195" w:author="Paola" w:date="2018-10-12T08:35:00Z">
                <w:pPr>
                  <w:spacing w:beforeLines="60"/>
                  <w:jc w:val="center"/>
                </w:pPr>
              </w:pPrChange>
            </w:pPr>
            <w:r w:rsidRPr="00D32653">
              <w:rPr>
                <w:rFonts w:cs="Arial"/>
              </w:rPr>
              <w:t>Alto</w:t>
            </w:r>
          </w:p>
        </w:tc>
      </w:tr>
      <w:tr w:rsidR="004E2391" w:rsidRPr="00D32653" w:rsidTr="00280EA6">
        <w:tc>
          <w:tcPr>
            <w:tcW w:w="1501" w:type="dxa"/>
            <w:shd w:val="clear" w:color="auto" w:fill="auto"/>
          </w:tcPr>
          <w:p w:rsidR="004E2391" w:rsidRPr="00D32653" w:rsidRDefault="004E2391" w:rsidP="00C7743F">
            <w:pPr>
              <w:spacing w:beforeLines="60"/>
              <w:jc w:val="center"/>
              <w:rPr>
                <w:rFonts w:cs="Arial"/>
              </w:rPr>
              <w:pPrChange w:id="196" w:author="Paola" w:date="2018-10-12T08:35:00Z">
                <w:pPr>
                  <w:spacing w:beforeLines="60"/>
                  <w:jc w:val="center"/>
                </w:pPr>
              </w:pPrChange>
            </w:pPr>
            <w:r w:rsidRPr="00D32653">
              <w:rPr>
                <w:rFonts w:cs="Arial"/>
              </w:rPr>
              <w:t>RF#0</w:t>
            </w:r>
            <w:r>
              <w:rPr>
                <w:rFonts w:cs="Arial"/>
              </w:rPr>
              <w:t>6</w:t>
            </w:r>
          </w:p>
        </w:tc>
        <w:tc>
          <w:tcPr>
            <w:tcW w:w="6335" w:type="dxa"/>
            <w:shd w:val="clear" w:color="auto" w:fill="auto"/>
          </w:tcPr>
          <w:p w:rsidR="004E2391" w:rsidRPr="00D32653" w:rsidRDefault="004E2391" w:rsidP="00C7743F">
            <w:pPr>
              <w:spacing w:beforeLines="60"/>
              <w:rPr>
                <w:rFonts w:cs="Arial"/>
              </w:rPr>
              <w:pPrChange w:id="197" w:author="Paola" w:date="2018-10-12T08:35:00Z">
                <w:pPr>
                  <w:spacing w:beforeLines="60"/>
                </w:pPr>
              </w:pPrChange>
            </w:pPr>
            <w:r w:rsidRPr="00D32653">
              <w:rPr>
                <w:rFonts w:cs="Arial"/>
              </w:rPr>
              <w:t xml:space="preserve">El sistema deberá permitir dar de baja </w:t>
            </w:r>
            <w:r>
              <w:rPr>
                <w:rFonts w:cs="Arial"/>
              </w:rPr>
              <w:t>un usuario</w:t>
            </w:r>
            <w:r w:rsidRPr="00D32653">
              <w:rPr>
                <w:rFonts w:cs="Arial"/>
              </w:rPr>
              <w:t>.</w:t>
            </w:r>
          </w:p>
        </w:tc>
        <w:tc>
          <w:tcPr>
            <w:tcW w:w="1215" w:type="dxa"/>
            <w:shd w:val="clear" w:color="auto" w:fill="auto"/>
          </w:tcPr>
          <w:p w:rsidR="004E2391" w:rsidRPr="00D32653" w:rsidRDefault="004E2391" w:rsidP="00C7743F">
            <w:pPr>
              <w:spacing w:beforeLines="60"/>
              <w:jc w:val="center"/>
              <w:rPr>
                <w:rFonts w:cs="Arial"/>
              </w:rPr>
              <w:pPrChange w:id="198" w:author="Paola" w:date="2018-10-12T08:35:00Z">
                <w:pPr>
                  <w:spacing w:beforeLines="60"/>
                  <w:jc w:val="center"/>
                </w:pPr>
              </w:pPrChange>
            </w:pPr>
            <w:r w:rsidRPr="00D32653">
              <w:rPr>
                <w:rFonts w:cs="Arial"/>
              </w:rPr>
              <w:t>Alto</w:t>
            </w:r>
          </w:p>
        </w:tc>
      </w:tr>
      <w:tr w:rsidR="004E2391" w:rsidRPr="00D32653" w:rsidTr="00280EA6">
        <w:tc>
          <w:tcPr>
            <w:tcW w:w="1501" w:type="dxa"/>
            <w:shd w:val="clear" w:color="auto" w:fill="auto"/>
          </w:tcPr>
          <w:p w:rsidR="004E2391" w:rsidRPr="00D32653" w:rsidRDefault="004E2391" w:rsidP="00C7743F">
            <w:pPr>
              <w:spacing w:beforeLines="60"/>
              <w:jc w:val="center"/>
              <w:rPr>
                <w:rFonts w:cs="Arial"/>
              </w:rPr>
              <w:pPrChange w:id="199" w:author="Paola" w:date="2018-10-12T08:35:00Z">
                <w:pPr>
                  <w:spacing w:beforeLines="60"/>
                  <w:jc w:val="center"/>
                </w:pPr>
              </w:pPrChange>
            </w:pPr>
            <w:r w:rsidRPr="00D32653">
              <w:rPr>
                <w:rFonts w:cs="Arial"/>
              </w:rPr>
              <w:t>RF#0</w:t>
            </w:r>
            <w:r>
              <w:rPr>
                <w:rFonts w:cs="Arial"/>
              </w:rPr>
              <w:t>7</w:t>
            </w:r>
          </w:p>
        </w:tc>
        <w:tc>
          <w:tcPr>
            <w:tcW w:w="6335" w:type="dxa"/>
            <w:shd w:val="clear" w:color="auto" w:fill="auto"/>
          </w:tcPr>
          <w:p w:rsidR="004E2391" w:rsidRPr="00D32653" w:rsidRDefault="004E2391" w:rsidP="00C7743F">
            <w:pPr>
              <w:spacing w:beforeLines="60"/>
              <w:rPr>
                <w:rFonts w:cs="Arial"/>
              </w:rPr>
              <w:pPrChange w:id="200" w:author="Paola" w:date="2018-10-12T08:35:00Z">
                <w:pPr>
                  <w:spacing w:beforeLines="60"/>
                </w:pPr>
              </w:pPrChange>
            </w:pPr>
            <w:r w:rsidRPr="00D32653">
              <w:rPr>
                <w:rFonts w:cs="Arial"/>
              </w:rPr>
              <w:t>El sistema deberá registrar cliente.</w:t>
            </w:r>
          </w:p>
        </w:tc>
        <w:tc>
          <w:tcPr>
            <w:tcW w:w="1215" w:type="dxa"/>
            <w:shd w:val="clear" w:color="auto" w:fill="auto"/>
          </w:tcPr>
          <w:p w:rsidR="004E2391" w:rsidRPr="00D32653" w:rsidRDefault="004E2391" w:rsidP="00C7743F">
            <w:pPr>
              <w:spacing w:beforeLines="60"/>
              <w:jc w:val="center"/>
              <w:rPr>
                <w:rFonts w:cs="Arial"/>
              </w:rPr>
              <w:pPrChange w:id="201" w:author="Paola" w:date="2018-10-12T08:35:00Z">
                <w:pPr>
                  <w:spacing w:beforeLines="60"/>
                  <w:jc w:val="center"/>
                </w:pPr>
              </w:pPrChange>
            </w:pPr>
            <w:r w:rsidRPr="00D32653">
              <w:rPr>
                <w:rFonts w:cs="Arial"/>
              </w:rPr>
              <w:t>Alto</w:t>
            </w:r>
          </w:p>
        </w:tc>
      </w:tr>
      <w:tr w:rsidR="004E2391" w:rsidRPr="00D32653" w:rsidTr="00280EA6">
        <w:tc>
          <w:tcPr>
            <w:tcW w:w="1501" w:type="dxa"/>
            <w:shd w:val="clear" w:color="auto" w:fill="auto"/>
          </w:tcPr>
          <w:p w:rsidR="004E2391" w:rsidRPr="00D32653" w:rsidRDefault="004E2391" w:rsidP="00C7743F">
            <w:pPr>
              <w:spacing w:beforeLines="60"/>
              <w:jc w:val="center"/>
              <w:rPr>
                <w:rFonts w:cs="Arial"/>
              </w:rPr>
              <w:pPrChange w:id="202" w:author="Paola" w:date="2018-10-12T08:35:00Z">
                <w:pPr>
                  <w:spacing w:beforeLines="60"/>
                  <w:jc w:val="center"/>
                </w:pPr>
              </w:pPrChange>
            </w:pPr>
            <w:r w:rsidRPr="00D32653">
              <w:rPr>
                <w:rFonts w:cs="Arial"/>
              </w:rPr>
              <w:t>RF#</w:t>
            </w:r>
            <w:r>
              <w:rPr>
                <w:rFonts w:cs="Arial"/>
              </w:rPr>
              <w:t>08</w:t>
            </w:r>
          </w:p>
        </w:tc>
        <w:tc>
          <w:tcPr>
            <w:tcW w:w="6335" w:type="dxa"/>
            <w:shd w:val="clear" w:color="auto" w:fill="auto"/>
          </w:tcPr>
          <w:p w:rsidR="004E2391" w:rsidRPr="00D32653" w:rsidRDefault="004E2391" w:rsidP="00C7743F">
            <w:pPr>
              <w:spacing w:beforeLines="60"/>
              <w:rPr>
                <w:rFonts w:cs="Arial"/>
              </w:rPr>
              <w:pPrChange w:id="203" w:author="Paola" w:date="2018-10-12T08:35:00Z">
                <w:pPr>
                  <w:spacing w:beforeLines="60"/>
                </w:pPr>
              </w:pPrChange>
            </w:pPr>
            <w:r w:rsidRPr="00D32653">
              <w:rPr>
                <w:rFonts w:cs="Arial"/>
              </w:rPr>
              <w:t xml:space="preserve">El sistema deberá permitir visualizar </w:t>
            </w:r>
            <w:r>
              <w:rPr>
                <w:rFonts w:cs="Arial"/>
              </w:rPr>
              <w:t>facturas existentes</w:t>
            </w:r>
            <w:r w:rsidRPr="00D32653">
              <w:rPr>
                <w:rFonts w:cs="Arial"/>
              </w:rPr>
              <w:t>.</w:t>
            </w:r>
          </w:p>
        </w:tc>
        <w:tc>
          <w:tcPr>
            <w:tcW w:w="1215" w:type="dxa"/>
            <w:shd w:val="clear" w:color="auto" w:fill="auto"/>
          </w:tcPr>
          <w:p w:rsidR="004E2391" w:rsidRPr="00D32653" w:rsidRDefault="004E2391" w:rsidP="00C7743F">
            <w:pPr>
              <w:spacing w:beforeLines="60"/>
              <w:jc w:val="center"/>
              <w:rPr>
                <w:rFonts w:cs="Arial"/>
              </w:rPr>
              <w:pPrChange w:id="204" w:author="Paola" w:date="2018-10-12T08:35:00Z">
                <w:pPr>
                  <w:spacing w:beforeLines="60"/>
                  <w:jc w:val="center"/>
                </w:pPr>
              </w:pPrChange>
            </w:pPr>
            <w:r w:rsidRPr="00D32653">
              <w:rPr>
                <w:rFonts w:cs="Arial"/>
              </w:rPr>
              <w:t>Alto</w:t>
            </w:r>
          </w:p>
        </w:tc>
      </w:tr>
      <w:tr w:rsidR="004E2391" w:rsidRPr="00D32653" w:rsidTr="00280EA6">
        <w:trPr>
          <w:trHeight w:val="108"/>
        </w:trPr>
        <w:tc>
          <w:tcPr>
            <w:tcW w:w="1501" w:type="dxa"/>
            <w:shd w:val="clear" w:color="auto" w:fill="auto"/>
          </w:tcPr>
          <w:p w:rsidR="004E2391" w:rsidRPr="00D32653" w:rsidRDefault="004E2391" w:rsidP="00C7743F">
            <w:pPr>
              <w:spacing w:beforeLines="60"/>
              <w:jc w:val="center"/>
              <w:rPr>
                <w:rFonts w:cs="Arial"/>
              </w:rPr>
              <w:pPrChange w:id="205" w:author="Paola" w:date="2018-10-12T08:35:00Z">
                <w:pPr>
                  <w:spacing w:beforeLines="60"/>
                  <w:jc w:val="center"/>
                </w:pPr>
              </w:pPrChange>
            </w:pPr>
            <w:r w:rsidRPr="00D32653">
              <w:rPr>
                <w:rFonts w:cs="Arial"/>
              </w:rPr>
              <w:t>RF#</w:t>
            </w:r>
            <w:r>
              <w:rPr>
                <w:rFonts w:cs="Arial"/>
              </w:rPr>
              <w:t>09</w:t>
            </w:r>
          </w:p>
        </w:tc>
        <w:tc>
          <w:tcPr>
            <w:tcW w:w="6335" w:type="dxa"/>
            <w:shd w:val="clear" w:color="auto" w:fill="auto"/>
          </w:tcPr>
          <w:p w:rsidR="004E2391" w:rsidRPr="00D32653" w:rsidRDefault="004E2391" w:rsidP="00C7743F">
            <w:pPr>
              <w:spacing w:beforeLines="60"/>
              <w:rPr>
                <w:rFonts w:cs="Arial"/>
              </w:rPr>
              <w:pPrChange w:id="206" w:author="Paola" w:date="2018-10-12T08:35:00Z">
                <w:pPr>
                  <w:spacing w:beforeLines="60"/>
                </w:pPr>
              </w:pPrChange>
            </w:pPr>
            <w:r w:rsidRPr="00D32653">
              <w:rPr>
                <w:rFonts w:cs="Arial"/>
              </w:rPr>
              <w:t>El sistema deberá acreditar los pagos.</w:t>
            </w:r>
          </w:p>
        </w:tc>
        <w:tc>
          <w:tcPr>
            <w:tcW w:w="1215" w:type="dxa"/>
            <w:shd w:val="clear" w:color="auto" w:fill="auto"/>
          </w:tcPr>
          <w:p w:rsidR="004E2391" w:rsidRPr="00D32653" w:rsidRDefault="004E2391" w:rsidP="00C7743F">
            <w:pPr>
              <w:keepNext/>
              <w:spacing w:beforeLines="60"/>
              <w:jc w:val="center"/>
              <w:rPr>
                <w:rFonts w:cs="Arial"/>
              </w:rPr>
              <w:pPrChange w:id="207" w:author="Paola" w:date="2018-10-12T08:35:00Z">
                <w:pPr>
                  <w:keepNext/>
                  <w:spacing w:beforeLines="60"/>
                  <w:jc w:val="center"/>
                </w:pPr>
              </w:pPrChange>
            </w:pPr>
            <w:r w:rsidRPr="00D32653">
              <w:rPr>
                <w:rFonts w:cs="Arial"/>
              </w:rPr>
              <w:t>Alto</w:t>
            </w:r>
          </w:p>
        </w:tc>
      </w:tr>
    </w:tbl>
    <w:p w:rsidR="004E2391" w:rsidRPr="005B19DA" w:rsidRDefault="000E56C9" w:rsidP="000E56C9">
      <w:pPr>
        <w:pStyle w:val="Epgrafe"/>
        <w:rPr>
          <w:bCs w:val="0"/>
        </w:rPr>
      </w:pPr>
      <w:bookmarkStart w:id="208" w:name="_Toc454446215"/>
      <w:bookmarkStart w:id="209" w:name="_Toc486073092"/>
      <w:bookmarkStart w:id="210" w:name="_Toc526191314"/>
      <w:bookmarkStart w:id="211" w:name="_Toc33238257"/>
      <w:bookmarkStart w:id="212" w:name="_Toc324333370"/>
      <w:commentRangeStart w:id="213"/>
      <w:r>
        <w:t xml:space="preserve">Tabla </w:t>
      </w:r>
      <w:r w:rsidR="003D3979">
        <w:fldChar w:fldCharType="begin"/>
      </w:r>
      <w:r>
        <w:instrText xml:space="preserve"> SEQ Tabla \* ARABIC </w:instrText>
      </w:r>
      <w:r w:rsidR="003D3979">
        <w:fldChar w:fldCharType="separate"/>
      </w:r>
      <w:r w:rsidR="00011B57">
        <w:rPr>
          <w:noProof/>
        </w:rPr>
        <w:t>6</w:t>
      </w:r>
      <w:r w:rsidR="003D3979">
        <w:fldChar w:fldCharType="end"/>
      </w:r>
      <w:ins w:id="214" w:author="Paola" w:date="2018-10-12T08:26:00Z">
        <w:r w:rsidR="008D52C5">
          <w:t xml:space="preserve"> </w:t>
        </w:r>
      </w:ins>
      <w:r w:rsidR="004E2391" w:rsidRPr="003A54E1">
        <w:t>Requerimientos</w:t>
      </w:r>
      <w:r w:rsidR="004E2391" w:rsidRPr="005B19DA">
        <w:rPr>
          <w:bCs w:val="0"/>
        </w:rPr>
        <w:t xml:space="preserve"> Funcionales</w:t>
      </w:r>
      <w:bookmarkEnd w:id="208"/>
      <w:bookmarkEnd w:id="209"/>
      <w:bookmarkEnd w:id="210"/>
      <w:commentRangeEnd w:id="213"/>
      <w:r w:rsidR="008D52C5">
        <w:rPr>
          <w:rStyle w:val="Refdecomentario"/>
          <w:rFonts w:eastAsiaTheme="minorHAnsi" w:cstheme="minorBidi"/>
          <w:bCs w:val="0"/>
          <w:lang w:val="es-AR" w:eastAsia="en-US"/>
        </w:rPr>
        <w:commentReference w:id="213"/>
      </w:r>
    </w:p>
    <w:p w:rsidR="004E2391" w:rsidRDefault="004E2391" w:rsidP="004E2391">
      <w:pPr>
        <w:spacing w:before="144"/>
        <w:jc w:val="center"/>
        <w:rPr>
          <w:b/>
          <w:bCs/>
        </w:rPr>
      </w:pPr>
    </w:p>
    <w:p w:rsidR="00A0518B" w:rsidRDefault="00A0518B" w:rsidP="004E2391">
      <w:pPr>
        <w:spacing w:before="144"/>
        <w:jc w:val="center"/>
        <w:rPr>
          <w:b/>
          <w:bCs/>
        </w:rPr>
      </w:pPr>
    </w:p>
    <w:p w:rsidR="00A0518B" w:rsidRDefault="00A0518B" w:rsidP="004E2391">
      <w:pPr>
        <w:spacing w:before="144"/>
        <w:jc w:val="center"/>
        <w:rPr>
          <w:b/>
          <w:bCs/>
        </w:rPr>
      </w:pPr>
    </w:p>
    <w:p w:rsidR="00A0518B" w:rsidRDefault="00A0518B" w:rsidP="004E2391">
      <w:pPr>
        <w:spacing w:before="144"/>
        <w:jc w:val="center"/>
        <w:rPr>
          <w:b/>
          <w:bCs/>
        </w:rPr>
      </w:pPr>
    </w:p>
    <w:p w:rsidR="00A85A32" w:rsidRPr="00D32653" w:rsidRDefault="004E2391" w:rsidP="00E77DDB">
      <w:pPr>
        <w:pStyle w:val="Titulo4"/>
        <w:numPr>
          <w:ilvl w:val="0"/>
          <w:numId w:val="17"/>
        </w:numPr>
      </w:pPr>
      <w:bookmarkStart w:id="215" w:name="_Toc454140660"/>
      <w:bookmarkStart w:id="216" w:name="_Toc454141713"/>
      <w:bookmarkStart w:id="217" w:name="_Toc454141748"/>
      <w:bookmarkStart w:id="218" w:name="_Toc454142479"/>
      <w:bookmarkStart w:id="219" w:name="_Toc486072489"/>
      <w:bookmarkStart w:id="220" w:name="_Toc486076882"/>
      <w:bookmarkStart w:id="221" w:name="_Toc526158734"/>
      <w:r w:rsidRPr="00D32653">
        <w:t>Requisitos no funcionales</w:t>
      </w:r>
      <w:bookmarkEnd w:id="211"/>
      <w:bookmarkEnd w:id="212"/>
      <w:bookmarkEnd w:id="215"/>
      <w:bookmarkEnd w:id="216"/>
      <w:bookmarkEnd w:id="217"/>
      <w:bookmarkEnd w:id="218"/>
      <w:bookmarkEnd w:id="219"/>
      <w:bookmarkEnd w:id="220"/>
      <w:bookmarkEnd w:id="221"/>
    </w:p>
    <w:tbl>
      <w:tblPr>
        <w:tblW w:w="9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7"/>
        <w:gridCol w:w="5054"/>
        <w:gridCol w:w="1700"/>
        <w:gridCol w:w="1480"/>
      </w:tblGrid>
      <w:tr w:rsidR="004E2391" w:rsidRPr="00D32653" w:rsidTr="00280EA6">
        <w:trPr>
          <w:trHeight w:val="261"/>
        </w:trPr>
        <w:tc>
          <w:tcPr>
            <w:tcW w:w="1557" w:type="dxa"/>
            <w:shd w:val="clear" w:color="auto" w:fill="auto"/>
          </w:tcPr>
          <w:p w:rsidR="004E2391" w:rsidRPr="00D32653" w:rsidRDefault="004E2391" w:rsidP="00C7743F">
            <w:pPr>
              <w:spacing w:beforeLines="60"/>
              <w:jc w:val="center"/>
              <w:rPr>
                <w:rFonts w:cs="Arial"/>
              </w:rPr>
              <w:pPrChange w:id="222" w:author="Paola" w:date="2018-10-12T08:35:00Z">
                <w:pPr>
                  <w:spacing w:beforeLines="60"/>
                  <w:jc w:val="center"/>
                </w:pPr>
              </w:pPrChange>
            </w:pPr>
            <w:r w:rsidRPr="00D32653">
              <w:rPr>
                <w:rFonts w:cs="Arial"/>
              </w:rPr>
              <w:t>Identificación</w:t>
            </w:r>
          </w:p>
        </w:tc>
        <w:tc>
          <w:tcPr>
            <w:tcW w:w="5054" w:type="dxa"/>
            <w:shd w:val="clear" w:color="auto" w:fill="auto"/>
          </w:tcPr>
          <w:p w:rsidR="004E2391" w:rsidRPr="00D32653" w:rsidRDefault="004E2391" w:rsidP="00C7743F">
            <w:pPr>
              <w:spacing w:beforeLines="60"/>
              <w:jc w:val="center"/>
              <w:rPr>
                <w:rFonts w:cs="Arial"/>
              </w:rPr>
              <w:pPrChange w:id="223" w:author="Paola" w:date="2018-10-12T08:35:00Z">
                <w:pPr>
                  <w:spacing w:beforeLines="60"/>
                  <w:jc w:val="center"/>
                </w:pPr>
              </w:pPrChange>
            </w:pPr>
            <w:r w:rsidRPr="00D32653">
              <w:rPr>
                <w:rFonts w:cs="Arial"/>
              </w:rPr>
              <w:t>Descripción</w:t>
            </w:r>
          </w:p>
        </w:tc>
        <w:tc>
          <w:tcPr>
            <w:tcW w:w="1700" w:type="dxa"/>
            <w:shd w:val="clear" w:color="auto" w:fill="auto"/>
          </w:tcPr>
          <w:p w:rsidR="004E2391" w:rsidRPr="00D32653" w:rsidRDefault="004E2391" w:rsidP="00C7743F">
            <w:pPr>
              <w:spacing w:beforeLines="60"/>
              <w:jc w:val="center"/>
              <w:rPr>
                <w:rFonts w:cs="Arial"/>
              </w:rPr>
              <w:pPrChange w:id="224" w:author="Paola" w:date="2018-10-12T08:35:00Z">
                <w:pPr>
                  <w:spacing w:beforeLines="60"/>
                  <w:jc w:val="center"/>
                </w:pPr>
              </w:pPrChange>
            </w:pPr>
            <w:r w:rsidRPr="00D32653">
              <w:rPr>
                <w:rFonts w:cs="Arial"/>
              </w:rPr>
              <w:t>Clasificación</w:t>
            </w:r>
          </w:p>
        </w:tc>
        <w:tc>
          <w:tcPr>
            <w:tcW w:w="1480" w:type="dxa"/>
            <w:shd w:val="clear" w:color="auto" w:fill="auto"/>
          </w:tcPr>
          <w:p w:rsidR="004E2391" w:rsidRPr="00D32653" w:rsidRDefault="004E2391" w:rsidP="00C7743F">
            <w:pPr>
              <w:spacing w:beforeLines="60"/>
              <w:jc w:val="center"/>
              <w:rPr>
                <w:rFonts w:cs="Arial"/>
              </w:rPr>
              <w:pPrChange w:id="225" w:author="Paola" w:date="2018-10-12T08:35:00Z">
                <w:pPr>
                  <w:spacing w:beforeLines="60"/>
                  <w:jc w:val="center"/>
                </w:pPr>
              </w:pPrChange>
            </w:pPr>
            <w:r w:rsidRPr="00D32653">
              <w:rPr>
                <w:rFonts w:cs="Arial"/>
              </w:rPr>
              <w:t>Prioridad</w:t>
            </w:r>
          </w:p>
        </w:tc>
      </w:tr>
      <w:tr w:rsidR="004E2391" w:rsidRPr="00D32653" w:rsidTr="00280EA6">
        <w:trPr>
          <w:trHeight w:val="535"/>
        </w:trPr>
        <w:tc>
          <w:tcPr>
            <w:tcW w:w="1557" w:type="dxa"/>
            <w:shd w:val="clear" w:color="auto" w:fill="auto"/>
          </w:tcPr>
          <w:p w:rsidR="004E2391" w:rsidRPr="00D32653" w:rsidRDefault="004E2391" w:rsidP="00C7743F">
            <w:pPr>
              <w:spacing w:beforeLines="60"/>
              <w:jc w:val="center"/>
              <w:rPr>
                <w:rFonts w:cs="Arial"/>
              </w:rPr>
              <w:pPrChange w:id="226" w:author="Paola" w:date="2018-10-12T08:35:00Z">
                <w:pPr>
                  <w:spacing w:beforeLines="60"/>
                  <w:jc w:val="center"/>
                </w:pPr>
              </w:pPrChange>
            </w:pPr>
            <w:r w:rsidRPr="00D32653">
              <w:rPr>
                <w:rFonts w:cs="Arial"/>
              </w:rPr>
              <w:t>RNF#01</w:t>
            </w:r>
          </w:p>
        </w:tc>
        <w:tc>
          <w:tcPr>
            <w:tcW w:w="5054" w:type="dxa"/>
            <w:shd w:val="clear" w:color="auto" w:fill="auto"/>
          </w:tcPr>
          <w:p w:rsidR="004E2391" w:rsidRPr="00D32653" w:rsidRDefault="004E2391" w:rsidP="00C7743F">
            <w:pPr>
              <w:spacing w:beforeLines="60"/>
              <w:rPr>
                <w:rFonts w:cs="Arial"/>
              </w:rPr>
              <w:pPrChange w:id="227" w:author="Paola" w:date="2018-10-12T08:35:00Z">
                <w:pPr>
                  <w:spacing w:beforeLines="60"/>
                </w:pPr>
              </w:pPrChange>
            </w:pPr>
            <w:r w:rsidRPr="00D32653">
              <w:rPr>
                <w:rFonts w:eastAsia="Arial" w:cs="Arial"/>
              </w:rPr>
              <w:t xml:space="preserve">El sistema deberá ser implementado en el lenguaje </w:t>
            </w:r>
            <w:r>
              <w:rPr>
                <w:rFonts w:eastAsia="Arial" w:cs="Arial"/>
              </w:rPr>
              <w:t xml:space="preserve">HTML5, CSS, </w:t>
            </w:r>
            <w:r w:rsidRPr="00D32653">
              <w:rPr>
                <w:rFonts w:eastAsia="Arial" w:cs="Arial"/>
              </w:rPr>
              <w:t>PHP</w:t>
            </w:r>
            <w:r>
              <w:rPr>
                <w:rFonts w:eastAsia="Arial" w:cs="Arial"/>
              </w:rPr>
              <w:t xml:space="preserve"> y MYSQL</w:t>
            </w:r>
          </w:p>
        </w:tc>
        <w:tc>
          <w:tcPr>
            <w:tcW w:w="1700" w:type="dxa"/>
            <w:shd w:val="clear" w:color="auto" w:fill="auto"/>
          </w:tcPr>
          <w:p w:rsidR="004E2391" w:rsidRPr="00D32653" w:rsidRDefault="004E2391" w:rsidP="00C7743F">
            <w:pPr>
              <w:spacing w:beforeLines="60"/>
              <w:jc w:val="center"/>
              <w:rPr>
                <w:rFonts w:cs="Arial"/>
              </w:rPr>
              <w:pPrChange w:id="228" w:author="Paola" w:date="2018-10-12T08:35:00Z">
                <w:pPr>
                  <w:spacing w:beforeLines="60"/>
                  <w:jc w:val="center"/>
                </w:pPr>
              </w:pPrChange>
            </w:pPr>
            <w:r w:rsidRPr="00D32653">
              <w:rPr>
                <w:rFonts w:cs="Arial"/>
              </w:rPr>
              <w:t>Organizacional</w:t>
            </w:r>
          </w:p>
        </w:tc>
        <w:tc>
          <w:tcPr>
            <w:tcW w:w="1480" w:type="dxa"/>
            <w:shd w:val="clear" w:color="auto" w:fill="auto"/>
          </w:tcPr>
          <w:p w:rsidR="004E2391" w:rsidRPr="00D32653" w:rsidRDefault="004E2391" w:rsidP="00C7743F">
            <w:pPr>
              <w:spacing w:beforeLines="60"/>
              <w:jc w:val="center"/>
              <w:rPr>
                <w:rFonts w:cs="Arial"/>
              </w:rPr>
              <w:pPrChange w:id="229" w:author="Paola" w:date="2018-10-12T08:35:00Z">
                <w:pPr>
                  <w:spacing w:beforeLines="60"/>
                  <w:jc w:val="center"/>
                </w:pPr>
              </w:pPrChange>
            </w:pPr>
            <w:r w:rsidRPr="00D32653">
              <w:rPr>
                <w:rFonts w:cs="Arial"/>
              </w:rPr>
              <w:t>Medio</w:t>
            </w:r>
          </w:p>
        </w:tc>
      </w:tr>
      <w:tr w:rsidR="004E2391" w:rsidRPr="00D32653" w:rsidTr="00280EA6">
        <w:trPr>
          <w:trHeight w:val="535"/>
        </w:trPr>
        <w:tc>
          <w:tcPr>
            <w:tcW w:w="1557" w:type="dxa"/>
            <w:shd w:val="clear" w:color="auto" w:fill="auto"/>
          </w:tcPr>
          <w:p w:rsidR="004E2391" w:rsidRPr="00D32653" w:rsidRDefault="004E2391" w:rsidP="00C7743F">
            <w:pPr>
              <w:spacing w:beforeLines="60"/>
              <w:jc w:val="center"/>
              <w:rPr>
                <w:rFonts w:cs="Arial"/>
              </w:rPr>
              <w:pPrChange w:id="230" w:author="Paola" w:date="2018-10-12T08:35:00Z">
                <w:pPr>
                  <w:spacing w:beforeLines="60"/>
                  <w:jc w:val="center"/>
                </w:pPr>
              </w:pPrChange>
            </w:pPr>
            <w:r w:rsidRPr="00D32653">
              <w:rPr>
                <w:rFonts w:cs="Arial"/>
              </w:rPr>
              <w:t>RNF#02</w:t>
            </w:r>
          </w:p>
        </w:tc>
        <w:tc>
          <w:tcPr>
            <w:tcW w:w="5054" w:type="dxa"/>
            <w:shd w:val="clear" w:color="auto" w:fill="auto"/>
          </w:tcPr>
          <w:p w:rsidR="004E2391" w:rsidRPr="00D32653" w:rsidRDefault="004E2391" w:rsidP="00C7743F">
            <w:pPr>
              <w:spacing w:beforeLines="60"/>
              <w:rPr>
                <w:rFonts w:cs="Arial"/>
              </w:rPr>
              <w:pPrChange w:id="231" w:author="Paola" w:date="2018-10-12T08:35:00Z">
                <w:pPr>
                  <w:spacing w:beforeLines="60"/>
                </w:pPr>
              </w:pPrChange>
            </w:pPr>
            <w:r w:rsidRPr="00D32653">
              <w:rPr>
                <w:rFonts w:cs="Arial"/>
              </w:rPr>
              <w:t>El sistema deberá realizarse según el estándar de norma IEEE-830.</w:t>
            </w:r>
          </w:p>
        </w:tc>
        <w:tc>
          <w:tcPr>
            <w:tcW w:w="1700" w:type="dxa"/>
            <w:shd w:val="clear" w:color="auto" w:fill="auto"/>
          </w:tcPr>
          <w:p w:rsidR="004E2391" w:rsidRPr="00D32653" w:rsidRDefault="004E2391" w:rsidP="00C7743F">
            <w:pPr>
              <w:spacing w:beforeLines="60"/>
              <w:jc w:val="center"/>
              <w:rPr>
                <w:rFonts w:cs="Arial"/>
              </w:rPr>
              <w:pPrChange w:id="232" w:author="Paola" w:date="2018-10-12T08:35:00Z">
                <w:pPr>
                  <w:spacing w:beforeLines="60"/>
                  <w:jc w:val="center"/>
                </w:pPr>
              </w:pPrChange>
            </w:pPr>
            <w:r w:rsidRPr="00D32653">
              <w:rPr>
                <w:rFonts w:cs="Arial"/>
              </w:rPr>
              <w:t>Organizacional</w:t>
            </w:r>
          </w:p>
        </w:tc>
        <w:tc>
          <w:tcPr>
            <w:tcW w:w="1480" w:type="dxa"/>
            <w:shd w:val="clear" w:color="auto" w:fill="auto"/>
          </w:tcPr>
          <w:p w:rsidR="004E2391" w:rsidRPr="00D32653" w:rsidRDefault="004E2391" w:rsidP="00C7743F">
            <w:pPr>
              <w:spacing w:beforeLines="60"/>
              <w:jc w:val="center"/>
              <w:rPr>
                <w:rFonts w:cs="Arial"/>
              </w:rPr>
              <w:pPrChange w:id="233" w:author="Paola" w:date="2018-10-12T08:35:00Z">
                <w:pPr>
                  <w:spacing w:beforeLines="60"/>
                  <w:jc w:val="center"/>
                </w:pPr>
              </w:pPrChange>
            </w:pPr>
            <w:r w:rsidRPr="00D32653">
              <w:rPr>
                <w:rFonts w:cs="Arial"/>
              </w:rPr>
              <w:t>Medio</w:t>
            </w:r>
          </w:p>
        </w:tc>
      </w:tr>
      <w:tr w:rsidR="004E2391" w:rsidRPr="00D32653" w:rsidTr="00280EA6">
        <w:trPr>
          <w:trHeight w:val="630"/>
        </w:trPr>
        <w:tc>
          <w:tcPr>
            <w:tcW w:w="1557" w:type="dxa"/>
            <w:shd w:val="clear" w:color="auto" w:fill="auto"/>
          </w:tcPr>
          <w:p w:rsidR="004E2391" w:rsidRPr="00D32653" w:rsidRDefault="004E2391" w:rsidP="00C7743F">
            <w:pPr>
              <w:spacing w:beforeLines="60"/>
              <w:jc w:val="center"/>
              <w:rPr>
                <w:rFonts w:cs="Arial"/>
              </w:rPr>
              <w:pPrChange w:id="234" w:author="Paola" w:date="2018-10-12T08:35:00Z">
                <w:pPr>
                  <w:spacing w:beforeLines="60"/>
                  <w:jc w:val="center"/>
                </w:pPr>
              </w:pPrChange>
            </w:pPr>
            <w:r w:rsidRPr="00D32653">
              <w:rPr>
                <w:rFonts w:cs="Arial"/>
              </w:rPr>
              <w:t>RNF#03</w:t>
            </w:r>
          </w:p>
        </w:tc>
        <w:tc>
          <w:tcPr>
            <w:tcW w:w="5054" w:type="dxa"/>
            <w:shd w:val="clear" w:color="auto" w:fill="auto"/>
          </w:tcPr>
          <w:p w:rsidR="004E2391" w:rsidRPr="00D32653" w:rsidRDefault="004E2391" w:rsidP="00C7743F">
            <w:pPr>
              <w:spacing w:beforeLines="60" w:after="4"/>
              <w:ind w:right="349"/>
              <w:rPr>
                <w:rFonts w:cs="Arial"/>
              </w:rPr>
              <w:pPrChange w:id="235" w:author="Paola" w:date="2018-10-12T08:35:00Z">
                <w:pPr>
                  <w:spacing w:beforeLines="60" w:after="4"/>
                  <w:ind w:right="349"/>
                </w:pPr>
              </w:pPrChange>
            </w:pPr>
            <w:r w:rsidRPr="00D32653">
              <w:rPr>
                <w:rFonts w:eastAsia="Arial" w:cs="Arial"/>
              </w:rPr>
              <w:t>El diseño del sistema se deberá producir con una herramienta CASE en particular, Interprise Architect.</w:t>
            </w:r>
          </w:p>
        </w:tc>
        <w:tc>
          <w:tcPr>
            <w:tcW w:w="1700" w:type="dxa"/>
            <w:shd w:val="clear" w:color="auto" w:fill="auto"/>
          </w:tcPr>
          <w:p w:rsidR="004E2391" w:rsidRPr="00D32653" w:rsidRDefault="004E2391" w:rsidP="00C7743F">
            <w:pPr>
              <w:spacing w:beforeLines="60"/>
              <w:jc w:val="center"/>
              <w:rPr>
                <w:rFonts w:cs="Arial"/>
              </w:rPr>
              <w:pPrChange w:id="236" w:author="Paola" w:date="2018-10-12T08:35:00Z">
                <w:pPr>
                  <w:spacing w:beforeLines="60"/>
                  <w:jc w:val="center"/>
                </w:pPr>
              </w:pPrChange>
            </w:pPr>
            <w:r w:rsidRPr="00D32653">
              <w:rPr>
                <w:rFonts w:cs="Arial"/>
              </w:rPr>
              <w:t>Organizacional</w:t>
            </w:r>
          </w:p>
        </w:tc>
        <w:tc>
          <w:tcPr>
            <w:tcW w:w="1480" w:type="dxa"/>
            <w:shd w:val="clear" w:color="auto" w:fill="auto"/>
          </w:tcPr>
          <w:p w:rsidR="004E2391" w:rsidRPr="00D32653" w:rsidRDefault="004E2391" w:rsidP="00C7743F">
            <w:pPr>
              <w:spacing w:beforeLines="60"/>
              <w:jc w:val="center"/>
              <w:rPr>
                <w:rFonts w:cs="Arial"/>
              </w:rPr>
              <w:pPrChange w:id="237" w:author="Paola" w:date="2018-10-12T08:35:00Z">
                <w:pPr>
                  <w:spacing w:beforeLines="60"/>
                  <w:jc w:val="center"/>
                </w:pPr>
              </w:pPrChange>
            </w:pPr>
            <w:r w:rsidRPr="00D32653">
              <w:rPr>
                <w:rFonts w:cs="Arial"/>
              </w:rPr>
              <w:t>Medio</w:t>
            </w:r>
          </w:p>
        </w:tc>
      </w:tr>
      <w:tr w:rsidR="004E2391" w:rsidRPr="00D32653" w:rsidTr="00280EA6">
        <w:trPr>
          <w:trHeight w:val="523"/>
        </w:trPr>
        <w:tc>
          <w:tcPr>
            <w:tcW w:w="1557" w:type="dxa"/>
            <w:shd w:val="clear" w:color="auto" w:fill="auto"/>
          </w:tcPr>
          <w:p w:rsidR="004E2391" w:rsidRPr="00D32653" w:rsidRDefault="004E2391" w:rsidP="00C7743F">
            <w:pPr>
              <w:spacing w:beforeLines="60"/>
              <w:jc w:val="center"/>
              <w:rPr>
                <w:rFonts w:cs="Arial"/>
              </w:rPr>
              <w:pPrChange w:id="238" w:author="Paola" w:date="2018-10-12T08:35:00Z">
                <w:pPr>
                  <w:spacing w:beforeLines="60"/>
                  <w:jc w:val="center"/>
                </w:pPr>
              </w:pPrChange>
            </w:pPr>
            <w:r w:rsidRPr="00D32653">
              <w:rPr>
                <w:rFonts w:cs="Arial"/>
              </w:rPr>
              <w:t>RNF#04</w:t>
            </w:r>
          </w:p>
        </w:tc>
        <w:tc>
          <w:tcPr>
            <w:tcW w:w="5054" w:type="dxa"/>
            <w:shd w:val="clear" w:color="auto" w:fill="auto"/>
          </w:tcPr>
          <w:p w:rsidR="004E2391" w:rsidRPr="00D32653" w:rsidRDefault="004E2391" w:rsidP="00C7743F">
            <w:pPr>
              <w:spacing w:beforeLines="60"/>
              <w:rPr>
                <w:rFonts w:cs="Arial"/>
              </w:rPr>
              <w:pPrChange w:id="239" w:author="Paola" w:date="2018-10-12T08:35:00Z">
                <w:pPr>
                  <w:spacing w:beforeLines="60"/>
                </w:pPr>
              </w:pPrChange>
            </w:pPr>
            <w:r w:rsidRPr="00D32653">
              <w:rPr>
                <w:rFonts w:eastAsia="Arial" w:cs="Arial"/>
              </w:rPr>
              <w:t>La documentación del sistema completo se entregará en el término de un mes.</w:t>
            </w:r>
          </w:p>
        </w:tc>
        <w:tc>
          <w:tcPr>
            <w:tcW w:w="1700" w:type="dxa"/>
            <w:shd w:val="clear" w:color="auto" w:fill="auto"/>
          </w:tcPr>
          <w:p w:rsidR="004E2391" w:rsidRPr="00D32653" w:rsidRDefault="004E2391" w:rsidP="00C7743F">
            <w:pPr>
              <w:spacing w:beforeLines="60"/>
              <w:jc w:val="center"/>
              <w:rPr>
                <w:rFonts w:cs="Arial"/>
              </w:rPr>
              <w:pPrChange w:id="240" w:author="Paola" w:date="2018-10-12T08:35:00Z">
                <w:pPr>
                  <w:spacing w:beforeLines="60"/>
                  <w:jc w:val="center"/>
                </w:pPr>
              </w:pPrChange>
            </w:pPr>
            <w:r w:rsidRPr="00D32653">
              <w:rPr>
                <w:rFonts w:cs="Arial"/>
              </w:rPr>
              <w:t>Organizacional</w:t>
            </w:r>
          </w:p>
        </w:tc>
        <w:tc>
          <w:tcPr>
            <w:tcW w:w="1480" w:type="dxa"/>
            <w:shd w:val="clear" w:color="auto" w:fill="auto"/>
          </w:tcPr>
          <w:p w:rsidR="004E2391" w:rsidRPr="00D32653" w:rsidRDefault="004E2391" w:rsidP="00C7743F">
            <w:pPr>
              <w:spacing w:beforeLines="60"/>
              <w:jc w:val="center"/>
              <w:rPr>
                <w:rFonts w:cs="Arial"/>
              </w:rPr>
              <w:pPrChange w:id="241" w:author="Paola" w:date="2018-10-12T08:35:00Z">
                <w:pPr>
                  <w:spacing w:beforeLines="60"/>
                  <w:jc w:val="center"/>
                </w:pPr>
              </w:pPrChange>
            </w:pPr>
            <w:r w:rsidRPr="00D32653">
              <w:rPr>
                <w:rFonts w:cs="Arial"/>
              </w:rPr>
              <w:t>Alto</w:t>
            </w:r>
          </w:p>
        </w:tc>
      </w:tr>
      <w:tr w:rsidR="004E2391" w:rsidRPr="00D32653" w:rsidTr="00280EA6">
        <w:trPr>
          <w:trHeight w:val="772"/>
        </w:trPr>
        <w:tc>
          <w:tcPr>
            <w:tcW w:w="1557" w:type="dxa"/>
            <w:shd w:val="clear" w:color="auto" w:fill="auto"/>
          </w:tcPr>
          <w:p w:rsidR="004E2391" w:rsidRPr="00D32653" w:rsidRDefault="004E2391" w:rsidP="00C7743F">
            <w:pPr>
              <w:spacing w:beforeLines="60"/>
              <w:jc w:val="center"/>
              <w:rPr>
                <w:rFonts w:cs="Arial"/>
              </w:rPr>
              <w:pPrChange w:id="242" w:author="Paola" w:date="2018-10-12T08:35:00Z">
                <w:pPr>
                  <w:spacing w:beforeLines="60"/>
                  <w:jc w:val="center"/>
                </w:pPr>
              </w:pPrChange>
            </w:pPr>
            <w:r w:rsidRPr="00D32653">
              <w:rPr>
                <w:rFonts w:cs="Arial"/>
              </w:rPr>
              <w:t>RNF#0</w:t>
            </w:r>
            <w:r>
              <w:rPr>
                <w:rFonts w:cs="Arial"/>
              </w:rPr>
              <w:t>5</w:t>
            </w:r>
          </w:p>
        </w:tc>
        <w:tc>
          <w:tcPr>
            <w:tcW w:w="5054" w:type="dxa"/>
            <w:shd w:val="clear" w:color="auto" w:fill="auto"/>
          </w:tcPr>
          <w:p w:rsidR="004E2391" w:rsidRPr="00D32653" w:rsidRDefault="004E2391" w:rsidP="00C7743F">
            <w:pPr>
              <w:spacing w:beforeLines="60" w:after="220"/>
              <w:ind w:right="349"/>
              <w:rPr>
                <w:rFonts w:eastAsia="Arial" w:cs="Arial"/>
              </w:rPr>
              <w:pPrChange w:id="243" w:author="Paola" w:date="2018-10-12T08:35:00Z">
                <w:pPr>
                  <w:spacing w:beforeLines="60" w:after="220"/>
                  <w:ind w:right="349"/>
                </w:pPr>
              </w:pPrChange>
            </w:pPr>
            <w:r w:rsidRPr="00D32653">
              <w:rPr>
                <w:rFonts w:eastAsia="Arial" w:cs="Arial"/>
              </w:rPr>
              <w:t>El sistema completo deberá estar listo en no</w:t>
            </w:r>
            <w:r>
              <w:rPr>
                <w:rFonts w:eastAsia="Arial" w:cs="Arial"/>
              </w:rPr>
              <w:t xml:space="preserve"> máximo 6</w:t>
            </w:r>
            <w:r w:rsidRPr="00D32653">
              <w:rPr>
                <w:rFonts w:eastAsia="Arial" w:cs="Arial"/>
              </w:rPr>
              <w:t xml:space="preserve"> meses.</w:t>
            </w:r>
          </w:p>
        </w:tc>
        <w:tc>
          <w:tcPr>
            <w:tcW w:w="1700" w:type="dxa"/>
            <w:shd w:val="clear" w:color="auto" w:fill="auto"/>
          </w:tcPr>
          <w:p w:rsidR="004E2391" w:rsidRPr="00D32653" w:rsidRDefault="004E2391" w:rsidP="00C7743F">
            <w:pPr>
              <w:spacing w:beforeLines="60"/>
              <w:jc w:val="center"/>
              <w:rPr>
                <w:rFonts w:cs="Arial"/>
              </w:rPr>
              <w:pPrChange w:id="244" w:author="Paola" w:date="2018-10-12T08:35:00Z">
                <w:pPr>
                  <w:spacing w:beforeLines="60"/>
                  <w:jc w:val="center"/>
                </w:pPr>
              </w:pPrChange>
            </w:pPr>
            <w:r w:rsidRPr="00D32653">
              <w:rPr>
                <w:rFonts w:cs="Arial"/>
              </w:rPr>
              <w:t>Producto</w:t>
            </w:r>
          </w:p>
        </w:tc>
        <w:tc>
          <w:tcPr>
            <w:tcW w:w="1480" w:type="dxa"/>
            <w:shd w:val="clear" w:color="auto" w:fill="auto"/>
          </w:tcPr>
          <w:p w:rsidR="004E2391" w:rsidRPr="00D32653" w:rsidRDefault="004E2391" w:rsidP="00C7743F">
            <w:pPr>
              <w:spacing w:beforeLines="60"/>
              <w:jc w:val="center"/>
              <w:rPr>
                <w:rFonts w:cs="Arial"/>
              </w:rPr>
              <w:pPrChange w:id="245" w:author="Paola" w:date="2018-10-12T08:35:00Z">
                <w:pPr>
                  <w:spacing w:beforeLines="60"/>
                  <w:jc w:val="center"/>
                </w:pPr>
              </w:pPrChange>
            </w:pPr>
            <w:r w:rsidRPr="00D32653">
              <w:rPr>
                <w:rFonts w:cs="Arial"/>
              </w:rPr>
              <w:t>Medio</w:t>
            </w:r>
          </w:p>
        </w:tc>
      </w:tr>
      <w:tr w:rsidR="004E2391" w:rsidRPr="00D32653" w:rsidTr="00280EA6">
        <w:trPr>
          <w:trHeight w:val="772"/>
        </w:trPr>
        <w:tc>
          <w:tcPr>
            <w:tcW w:w="1557" w:type="dxa"/>
            <w:shd w:val="clear" w:color="auto" w:fill="auto"/>
          </w:tcPr>
          <w:p w:rsidR="004E2391" w:rsidRPr="00D32653" w:rsidRDefault="004E2391" w:rsidP="00C7743F">
            <w:pPr>
              <w:spacing w:beforeLines="60"/>
              <w:jc w:val="center"/>
              <w:rPr>
                <w:rFonts w:cs="Arial"/>
              </w:rPr>
              <w:pPrChange w:id="246" w:author="Paola" w:date="2018-10-12T08:35:00Z">
                <w:pPr>
                  <w:spacing w:beforeLines="60"/>
                  <w:jc w:val="center"/>
                </w:pPr>
              </w:pPrChange>
            </w:pPr>
            <w:r w:rsidRPr="00D32653">
              <w:rPr>
                <w:rFonts w:cs="Arial"/>
              </w:rPr>
              <w:t>RNF#0</w:t>
            </w:r>
            <w:r>
              <w:rPr>
                <w:rFonts w:cs="Arial"/>
              </w:rPr>
              <w:t>6</w:t>
            </w:r>
          </w:p>
        </w:tc>
        <w:tc>
          <w:tcPr>
            <w:tcW w:w="5054" w:type="dxa"/>
            <w:shd w:val="clear" w:color="auto" w:fill="auto"/>
          </w:tcPr>
          <w:p w:rsidR="004E2391" w:rsidRPr="00D32653" w:rsidRDefault="004E2391" w:rsidP="00C7743F">
            <w:pPr>
              <w:spacing w:beforeLines="60" w:after="220"/>
              <w:ind w:right="349"/>
              <w:rPr>
                <w:rFonts w:cs="Arial"/>
              </w:rPr>
              <w:pPrChange w:id="247" w:author="Paola" w:date="2018-10-12T08:35:00Z">
                <w:pPr>
                  <w:spacing w:beforeLines="60" w:after="220"/>
                  <w:ind w:right="349"/>
                </w:pPr>
              </w:pPrChange>
            </w:pPr>
            <w:r w:rsidRPr="00D32653">
              <w:rPr>
                <w:rFonts w:eastAsia="Arial" w:cs="Arial"/>
              </w:rPr>
              <w:t>El tiempo de reinicio después de un fallo deberá ser de no máximo 30 segundos.</w:t>
            </w:r>
          </w:p>
        </w:tc>
        <w:tc>
          <w:tcPr>
            <w:tcW w:w="1700" w:type="dxa"/>
            <w:shd w:val="clear" w:color="auto" w:fill="auto"/>
          </w:tcPr>
          <w:p w:rsidR="004E2391" w:rsidRPr="00D32653" w:rsidRDefault="004E2391" w:rsidP="00C7743F">
            <w:pPr>
              <w:spacing w:beforeLines="60"/>
              <w:jc w:val="center"/>
              <w:rPr>
                <w:rFonts w:cs="Arial"/>
              </w:rPr>
              <w:pPrChange w:id="248" w:author="Paola" w:date="2018-10-12T08:35:00Z">
                <w:pPr>
                  <w:spacing w:beforeLines="60"/>
                  <w:jc w:val="center"/>
                </w:pPr>
              </w:pPrChange>
            </w:pPr>
            <w:r w:rsidRPr="00D32653">
              <w:rPr>
                <w:rFonts w:cs="Arial"/>
              </w:rPr>
              <w:t>Producto</w:t>
            </w:r>
          </w:p>
        </w:tc>
        <w:tc>
          <w:tcPr>
            <w:tcW w:w="1480" w:type="dxa"/>
            <w:shd w:val="clear" w:color="auto" w:fill="auto"/>
          </w:tcPr>
          <w:p w:rsidR="004E2391" w:rsidRPr="00D32653" w:rsidRDefault="004E2391" w:rsidP="00C7743F">
            <w:pPr>
              <w:spacing w:beforeLines="60"/>
              <w:jc w:val="center"/>
              <w:rPr>
                <w:rFonts w:cs="Arial"/>
              </w:rPr>
              <w:pPrChange w:id="249" w:author="Paola" w:date="2018-10-12T08:35:00Z">
                <w:pPr>
                  <w:spacing w:beforeLines="60"/>
                  <w:jc w:val="center"/>
                </w:pPr>
              </w:pPrChange>
            </w:pPr>
            <w:r w:rsidRPr="00D32653">
              <w:rPr>
                <w:rFonts w:cs="Arial"/>
              </w:rPr>
              <w:t>Alto</w:t>
            </w:r>
          </w:p>
        </w:tc>
      </w:tr>
      <w:tr w:rsidR="004E2391" w:rsidRPr="00D32653" w:rsidTr="00280EA6">
        <w:trPr>
          <w:trHeight w:val="772"/>
        </w:trPr>
        <w:tc>
          <w:tcPr>
            <w:tcW w:w="1557" w:type="dxa"/>
            <w:shd w:val="clear" w:color="auto" w:fill="auto"/>
          </w:tcPr>
          <w:p w:rsidR="004E2391" w:rsidRPr="00D32653" w:rsidRDefault="004E2391" w:rsidP="00C7743F">
            <w:pPr>
              <w:spacing w:beforeLines="60"/>
              <w:jc w:val="center"/>
              <w:rPr>
                <w:rFonts w:cs="Arial"/>
              </w:rPr>
              <w:pPrChange w:id="250" w:author="Paola" w:date="2018-10-12T08:35:00Z">
                <w:pPr>
                  <w:spacing w:beforeLines="60"/>
                  <w:jc w:val="center"/>
                </w:pPr>
              </w:pPrChange>
            </w:pPr>
            <w:r>
              <w:rPr>
                <w:rFonts w:cs="Arial"/>
              </w:rPr>
              <w:t>RNF#07</w:t>
            </w:r>
          </w:p>
        </w:tc>
        <w:tc>
          <w:tcPr>
            <w:tcW w:w="5054" w:type="dxa"/>
            <w:shd w:val="clear" w:color="auto" w:fill="auto"/>
          </w:tcPr>
          <w:p w:rsidR="004E2391" w:rsidRPr="00D32653" w:rsidRDefault="004E2391" w:rsidP="00C7743F">
            <w:pPr>
              <w:spacing w:beforeLines="60" w:after="220"/>
              <w:ind w:right="349"/>
              <w:rPr>
                <w:rFonts w:cs="Arial"/>
              </w:rPr>
              <w:pPrChange w:id="251" w:author="Paola" w:date="2018-10-12T08:35:00Z">
                <w:pPr>
                  <w:spacing w:beforeLines="60" w:after="220"/>
                  <w:ind w:right="349"/>
                </w:pPr>
              </w:pPrChange>
            </w:pPr>
            <w:r w:rsidRPr="00D32653">
              <w:rPr>
                <w:rFonts w:eastAsia="Arial" w:cs="Arial"/>
              </w:rPr>
              <w:t>El tiempo de respuestas deberá ser de no máximo 1 segundo.</w:t>
            </w:r>
          </w:p>
        </w:tc>
        <w:tc>
          <w:tcPr>
            <w:tcW w:w="1700" w:type="dxa"/>
            <w:shd w:val="clear" w:color="auto" w:fill="auto"/>
          </w:tcPr>
          <w:p w:rsidR="004E2391" w:rsidRPr="00D32653" w:rsidRDefault="004E2391" w:rsidP="00C7743F">
            <w:pPr>
              <w:spacing w:beforeLines="60"/>
              <w:jc w:val="center"/>
              <w:rPr>
                <w:rFonts w:cs="Arial"/>
              </w:rPr>
              <w:pPrChange w:id="252" w:author="Paola" w:date="2018-10-12T08:35:00Z">
                <w:pPr>
                  <w:spacing w:beforeLines="60"/>
                  <w:jc w:val="center"/>
                </w:pPr>
              </w:pPrChange>
            </w:pPr>
            <w:r w:rsidRPr="00D32653">
              <w:rPr>
                <w:rFonts w:cs="Arial"/>
              </w:rPr>
              <w:t>Producto</w:t>
            </w:r>
          </w:p>
        </w:tc>
        <w:tc>
          <w:tcPr>
            <w:tcW w:w="1480" w:type="dxa"/>
            <w:shd w:val="clear" w:color="auto" w:fill="auto"/>
          </w:tcPr>
          <w:p w:rsidR="004E2391" w:rsidRPr="00D32653" w:rsidRDefault="004E2391" w:rsidP="00C7743F">
            <w:pPr>
              <w:spacing w:beforeLines="60"/>
              <w:jc w:val="center"/>
              <w:rPr>
                <w:rFonts w:cs="Arial"/>
              </w:rPr>
              <w:pPrChange w:id="253" w:author="Paola" w:date="2018-10-12T08:35:00Z">
                <w:pPr>
                  <w:spacing w:beforeLines="60"/>
                  <w:jc w:val="center"/>
                </w:pPr>
              </w:pPrChange>
            </w:pPr>
            <w:r w:rsidRPr="00D32653">
              <w:rPr>
                <w:rFonts w:cs="Arial"/>
              </w:rPr>
              <w:t>Alto</w:t>
            </w:r>
          </w:p>
        </w:tc>
      </w:tr>
    </w:tbl>
    <w:p w:rsidR="004E2391" w:rsidRPr="005B19DA" w:rsidRDefault="000E56C9" w:rsidP="000E56C9">
      <w:pPr>
        <w:pStyle w:val="Epgrafe"/>
        <w:rPr>
          <w:bCs w:val="0"/>
        </w:rPr>
      </w:pPr>
      <w:bookmarkStart w:id="254" w:name="_Toc454446216"/>
      <w:bookmarkStart w:id="255" w:name="_Toc486073093"/>
      <w:bookmarkStart w:id="256" w:name="_Toc526191315"/>
      <w:r>
        <w:t xml:space="preserve">Tabla </w:t>
      </w:r>
      <w:r w:rsidR="003D3979">
        <w:fldChar w:fldCharType="begin"/>
      </w:r>
      <w:r>
        <w:instrText xml:space="preserve"> SEQ Tabla \* ARABIC </w:instrText>
      </w:r>
      <w:r w:rsidR="003D3979">
        <w:fldChar w:fldCharType="separate"/>
      </w:r>
      <w:r w:rsidR="00011B57">
        <w:rPr>
          <w:noProof/>
        </w:rPr>
        <w:t>7</w:t>
      </w:r>
      <w:r w:rsidR="003D3979">
        <w:fldChar w:fldCharType="end"/>
      </w:r>
      <w:r w:rsidR="004E2391" w:rsidRPr="005B19DA">
        <w:rPr>
          <w:bCs w:val="0"/>
        </w:rPr>
        <w:t xml:space="preserve">Requerimientos no </w:t>
      </w:r>
      <w:r w:rsidR="004E2391" w:rsidRPr="003A54E1">
        <w:t>Funcionales</w:t>
      </w:r>
      <w:bookmarkEnd w:id="254"/>
      <w:bookmarkEnd w:id="255"/>
      <w:bookmarkEnd w:id="256"/>
    </w:p>
    <w:p w:rsidR="00934361" w:rsidRDefault="00934361" w:rsidP="00157417"/>
    <w:p w:rsidR="00FB096D" w:rsidRDefault="00A85A32" w:rsidP="00E77DDB">
      <w:pPr>
        <w:pStyle w:val="Titulo3"/>
        <w:numPr>
          <w:ilvl w:val="2"/>
          <w:numId w:val="18"/>
        </w:numPr>
        <w:ind w:left="567"/>
        <w:rPr>
          <w:rFonts w:eastAsiaTheme="minorHAnsi"/>
        </w:rPr>
      </w:pPr>
      <w:bookmarkStart w:id="257" w:name="_Toc526158735"/>
      <w:r w:rsidRPr="00EA754E">
        <w:rPr>
          <w:rFonts w:eastAsiaTheme="minorHAnsi"/>
        </w:rPr>
        <w:t>Diseño</w:t>
      </w:r>
      <w:bookmarkEnd w:id="257"/>
    </w:p>
    <w:p w:rsidR="00D9346F" w:rsidRDefault="00B92C0D" w:rsidP="00E77DDB">
      <w:pPr>
        <w:pStyle w:val="Titulo4"/>
        <w:numPr>
          <w:ilvl w:val="0"/>
          <w:numId w:val="17"/>
        </w:numPr>
        <w:rPr>
          <w:rFonts w:eastAsiaTheme="minorHAnsi"/>
        </w:rPr>
      </w:pPr>
      <w:bookmarkStart w:id="258" w:name="_Toc526158736"/>
      <w:r>
        <w:rPr>
          <w:rStyle w:val="Titulo3Car"/>
          <w:rFonts w:eastAsiaTheme="minorHAnsi"/>
          <w:noProof/>
          <w:lang w:val="es-AR" w:eastAsia="es-AR"/>
        </w:rPr>
        <w:drawing>
          <wp:anchor distT="0" distB="0" distL="114300" distR="114300" simplePos="0" relativeHeight="251644416" behindDoc="0" locked="0" layoutInCell="1" allowOverlap="1">
            <wp:simplePos x="0" y="0"/>
            <wp:positionH relativeFrom="column">
              <wp:posOffset>53340</wp:posOffset>
            </wp:positionH>
            <wp:positionV relativeFrom="paragraph">
              <wp:posOffset>389255</wp:posOffset>
            </wp:positionV>
            <wp:extent cx="5391150" cy="3105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anchor>
        </w:drawing>
      </w:r>
      <w:r w:rsidR="00EA754E" w:rsidRPr="00EA754E">
        <w:rPr>
          <w:rFonts w:eastAsiaTheme="minorHAnsi"/>
        </w:rPr>
        <w:t>Modelo de BD</w:t>
      </w:r>
      <w:bookmarkEnd w:id="258"/>
    </w:p>
    <w:p w:rsidR="00934361" w:rsidRDefault="003D3979" w:rsidP="000E56C9">
      <w:pPr>
        <w:pStyle w:val="Epgrafe"/>
      </w:pPr>
      <w:bookmarkStart w:id="259" w:name="_Toc526275409"/>
      <w:r w:rsidRPr="003D3979">
        <w:rPr>
          <w:strike/>
          <w:rPrChange w:id="260" w:author="Paola" w:date="2018-10-12T08:27:00Z">
            <w:rPr>
              <w:rFonts w:eastAsiaTheme="minorHAnsi" w:cstheme="minorBidi"/>
              <w:bCs w:val="0"/>
              <w:sz w:val="22"/>
              <w:szCs w:val="22"/>
              <w:lang w:val="es-AR" w:eastAsia="en-US"/>
            </w:rPr>
          </w:rPrChange>
        </w:rPr>
        <w:t>Figura</w:t>
      </w:r>
      <w:r w:rsidR="000E56C9">
        <w:t xml:space="preserve"> </w:t>
      </w:r>
      <w:ins w:id="261" w:author="Paola" w:date="2018-10-12T08:27:00Z">
        <w:r w:rsidR="008D52C5">
          <w:t xml:space="preserve"> Fig. </w:t>
        </w:r>
      </w:ins>
      <w:r>
        <w:fldChar w:fldCharType="begin"/>
      </w:r>
      <w:r w:rsidR="000E56C9">
        <w:instrText xml:space="preserve"> SEQ Figura \* ARABIC </w:instrText>
      </w:r>
      <w:r>
        <w:fldChar w:fldCharType="separate"/>
      </w:r>
      <w:r w:rsidR="00B3258E">
        <w:rPr>
          <w:noProof/>
        </w:rPr>
        <w:t>2</w:t>
      </w:r>
      <w:r>
        <w:fldChar w:fldCharType="end"/>
      </w:r>
      <w:r w:rsidR="00934361" w:rsidRPr="00A85A32">
        <w:t>Modelo</w:t>
      </w:r>
      <w:r w:rsidR="00934361">
        <w:t xml:space="preserve"> de Base de Datos.</w:t>
      </w:r>
      <w:bookmarkEnd w:id="259"/>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Default="00A0518B" w:rsidP="00A0518B">
      <w:pPr>
        <w:rPr>
          <w:lang w:val="es-ES" w:eastAsia="es-ES"/>
        </w:rPr>
      </w:pPr>
    </w:p>
    <w:p w:rsidR="00A0518B" w:rsidRPr="00A0518B" w:rsidRDefault="00A0518B" w:rsidP="00A0518B">
      <w:pPr>
        <w:rPr>
          <w:lang w:val="es-ES" w:eastAsia="es-ES"/>
        </w:rPr>
      </w:pPr>
    </w:p>
    <w:p w:rsidR="00A85A32" w:rsidRPr="00D32653" w:rsidRDefault="00A85A32" w:rsidP="00E77DDB">
      <w:pPr>
        <w:pStyle w:val="Titulo4"/>
        <w:numPr>
          <w:ilvl w:val="0"/>
          <w:numId w:val="17"/>
        </w:numPr>
      </w:pPr>
      <w:bookmarkStart w:id="262" w:name="_Toc532878319"/>
      <w:bookmarkStart w:id="263" w:name="_Toc33238241"/>
      <w:bookmarkStart w:id="264" w:name="_Toc324333350"/>
      <w:bookmarkStart w:id="265" w:name="_Toc454140649"/>
      <w:bookmarkStart w:id="266" w:name="_Toc454141702"/>
      <w:bookmarkStart w:id="267" w:name="_Toc454141737"/>
      <w:bookmarkStart w:id="268" w:name="_Toc454142468"/>
      <w:bookmarkStart w:id="269" w:name="_Toc486072478"/>
      <w:bookmarkStart w:id="270" w:name="_Toc486076871"/>
      <w:bookmarkStart w:id="271" w:name="_Toc526158737"/>
      <w:r w:rsidRPr="00D32653">
        <w:t>Funcionalidad del producto</w:t>
      </w:r>
      <w:bookmarkEnd w:id="262"/>
      <w:bookmarkEnd w:id="263"/>
      <w:bookmarkEnd w:id="264"/>
      <w:bookmarkEnd w:id="265"/>
      <w:bookmarkEnd w:id="266"/>
      <w:bookmarkEnd w:id="267"/>
      <w:bookmarkEnd w:id="268"/>
      <w:bookmarkEnd w:id="269"/>
      <w:bookmarkEnd w:id="270"/>
      <w:bookmarkEnd w:id="271"/>
    </w:p>
    <w:p w:rsidR="00A85A32" w:rsidRDefault="00A85A32" w:rsidP="00A85A32">
      <w:pPr>
        <w:pStyle w:val="Epgrafe"/>
        <w:rPr>
          <w:b/>
        </w:rPr>
      </w:pPr>
      <w:bookmarkStart w:id="272" w:name="_Toc454446782"/>
      <w:bookmarkStart w:id="273" w:name="_Toc486073145"/>
    </w:p>
    <w:p w:rsidR="00A85A32" w:rsidRDefault="00A85A32" w:rsidP="00A85A32">
      <w:pPr>
        <w:pStyle w:val="Epgrafe"/>
        <w:rPr>
          <w:b/>
        </w:rPr>
      </w:pPr>
      <w:r>
        <w:rPr>
          <w:noProof/>
          <w:lang w:val="es-AR" w:eastAsia="es-AR"/>
        </w:rPr>
        <w:drawing>
          <wp:anchor distT="0" distB="0" distL="114300" distR="114300" simplePos="0" relativeHeight="251645440" behindDoc="0" locked="0" layoutInCell="1" allowOverlap="1">
            <wp:simplePos x="0" y="0"/>
            <wp:positionH relativeFrom="column">
              <wp:posOffset>320040</wp:posOffset>
            </wp:positionH>
            <wp:positionV relativeFrom="paragraph">
              <wp:align>bottom</wp:align>
            </wp:positionV>
            <wp:extent cx="4752975" cy="4581525"/>
            <wp:effectExtent l="0" t="0" r="0" b="0"/>
            <wp:wrapTopAndBottom/>
            <wp:docPr id="1" name="Imagen 1" descr="caso de uso Pc-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Pc-Gamer"/>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975" cy="4581525"/>
                    </a:xfrm>
                    <a:prstGeom prst="rect">
                      <a:avLst/>
                    </a:prstGeom>
                    <a:noFill/>
                    <a:ln>
                      <a:noFill/>
                    </a:ln>
                  </pic:spPr>
                </pic:pic>
              </a:graphicData>
            </a:graphic>
          </wp:anchor>
        </w:drawing>
      </w:r>
    </w:p>
    <w:p w:rsidR="00A85A32" w:rsidRPr="005B19DA" w:rsidRDefault="000E56C9" w:rsidP="000E56C9">
      <w:pPr>
        <w:pStyle w:val="Epgrafe"/>
      </w:pPr>
      <w:bookmarkStart w:id="274" w:name="_Toc526275410"/>
      <w:r>
        <w:t xml:space="preserve">Figura </w:t>
      </w:r>
      <w:r w:rsidR="003D3979">
        <w:fldChar w:fldCharType="begin"/>
      </w:r>
      <w:r>
        <w:instrText xml:space="preserve"> SEQ Figura \* ARABIC </w:instrText>
      </w:r>
      <w:r w:rsidR="003D3979">
        <w:fldChar w:fldCharType="separate"/>
      </w:r>
      <w:r w:rsidR="00B3258E">
        <w:rPr>
          <w:noProof/>
        </w:rPr>
        <w:t>3</w:t>
      </w:r>
      <w:r w:rsidR="003D3979">
        <w:fldChar w:fldCharType="end"/>
      </w:r>
      <w:r w:rsidR="00A85A32" w:rsidRPr="00D9346F">
        <w:t>Diagrama</w:t>
      </w:r>
      <w:r w:rsidR="00A85A32" w:rsidRPr="005B19DA">
        <w:t xml:space="preserve"> de </w:t>
      </w:r>
      <w:r w:rsidR="00A85A32" w:rsidRPr="003A54E1">
        <w:t>Casos</w:t>
      </w:r>
      <w:r w:rsidR="00A85A32" w:rsidRPr="005B19DA">
        <w:t xml:space="preserve"> de Uso</w:t>
      </w:r>
      <w:bookmarkEnd w:id="272"/>
      <w:bookmarkEnd w:id="273"/>
      <w:bookmarkEnd w:id="274"/>
    </w:p>
    <w:p w:rsidR="00A85A32" w:rsidRDefault="00A85A32" w:rsidP="00A85A32"/>
    <w:p w:rsidR="00A85A32" w:rsidRDefault="00A85A32" w:rsidP="00157417"/>
    <w:p w:rsidR="00A400D7" w:rsidRPr="00A400D7" w:rsidRDefault="00EA754E" w:rsidP="00E77DDB">
      <w:pPr>
        <w:pStyle w:val="Titulo3"/>
        <w:numPr>
          <w:ilvl w:val="2"/>
          <w:numId w:val="18"/>
        </w:numPr>
        <w:ind w:left="567"/>
      </w:pPr>
      <w:bookmarkStart w:id="275" w:name="_Toc526158738"/>
      <w:r w:rsidRPr="00A400D7">
        <w:rPr>
          <w:rStyle w:val="Titulo3Car"/>
          <w:rFonts w:eastAsiaTheme="minorHAnsi"/>
          <w:b/>
          <w:bCs/>
          <w:iCs/>
          <w:sz w:val="22"/>
        </w:rPr>
        <w:t>Codificación</w:t>
      </w:r>
      <w:bookmarkEnd w:id="275"/>
    </w:p>
    <w:p w:rsidR="00280EA6" w:rsidRDefault="00280EA6" w:rsidP="00EA754E">
      <w:pPr>
        <w:ind w:left="708" w:firstLine="708"/>
      </w:pPr>
      <w:r>
        <w:t>El lenguaje que se utiliza para la codificación es HTML5 [10] y CSS3 [10] complementado con el editor de texto Sublime Text 3 [11]. Los frameworks que se utilizan son Bootstrap</w:t>
      </w:r>
      <w:r w:rsidR="001B5A6E">
        <w:t xml:space="preserve"> v3.3.7</w:t>
      </w:r>
      <w:r>
        <w:t xml:space="preserve"> [17] </w:t>
      </w:r>
      <w:r w:rsidR="00D0618A">
        <w:t>para el desarrollo Front</w:t>
      </w:r>
      <w:r w:rsidR="00F81F93">
        <w:t>-e</w:t>
      </w:r>
      <w:r w:rsidR="00D0618A">
        <w:t xml:space="preserve">nd </w:t>
      </w:r>
      <w:r>
        <w:t>y CodeIgniter</w:t>
      </w:r>
      <w:r w:rsidR="001B5A6E">
        <w:t xml:space="preserve"> v3.1.9</w:t>
      </w:r>
      <w:r>
        <w:t xml:space="preserve"> [18]</w:t>
      </w:r>
      <w:r w:rsidR="00D0618A">
        <w:t xml:space="preserve"> para Back</w:t>
      </w:r>
      <w:r w:rsidR="00F81F93">
        <w:t>-e</w:t>
      </w:r>
      <w:r w:rsidR="00D0618A">
        <w:t>nd</w:t>
      </w:r>
      <w:r>
        <w:t>.</w:t>
      </w:r>
    </w:p>
    <w:p w:rsidR="001436C1" w:rsidRDefault="001436C1" w:rsidP="00EA754E">
      <w:pPr>
        <w:ind w:left="708" w:firstLine="708"/>
        <w:rPr>
          <w:rFonts w:cs="Arial"/>
          <w:shd w:val="clear" w:color="auto" w:fill="FFFFFF"/>
        </w:rPr>
      </w:pPr>
      <w:r>
        <w:t xml:space="preserve">Para el alojamiento del sitio web se utilizó </w:t>
      </w:r>
      <w:r w:rsidRPr="003B4F1F">
        <w:rPr>
          <w:rFonts w:cs="Arial"/>
        </w:rPr>
        <w:t xml:space="preserve">000webhost [13], </w:t>
      </w:r>
      <w:r>
        <w:rPr>
          <w:rFonts w:cs="Arial"/>
        </w:rPr>
        <w:t>un hosting gratuito</w:t>
      </w:r>
      <w:r>
        <w:rPr>
          <w:rFonts w:cs="Arial"/>
          <w:shd w:val="clear" w:color="auto" w:fill="FFFFFF"/>
        </w:rPr>
        <w:t xml:space="preserve"> el cual permite que cualquier usuario con acceso a internet sea capaz de acceder al sitio web.</w:t>
      </w:r>
    </w:p>
    <w:p w:rsidR="00D46141" w:rsidRDefault="00D46141" w:rsidP="00EA754E">
      <w:pPr>
        <w:ind w:left="708" w:firstLine="708"/>
      </w:pPr>
    </w:p>
    <w:p w:rsidR="00A0518B" w:rsidRDefault="00A0518B" w:rsidP="00EA754E">
      <w:pPr>
        <w:ind w:left="708" w:firstLine="708"/>
      </w:pPr>
    </w:p>
    <w:p w:rsidR="00770725" w:rsidRPr="00D46141" w:rsidRDefault="00D46141" w:rsidP="00770725">
      <w:pPr>
        <w:rPr>
          <w:highlight w:val="yellow"/>
        </w:rPr>
      </w:pPr>
      <w:r w:rsidRPr="00D46141">
        <w:rPr>
          <w:highlight w:val="yellow"/>
        </w:rPr>
        <w:t>Hacer una ta</w:t>
      </w:r>
      <w:r w:rsidR="00770725" w:rsidRPr="00D46141">
        <w:rPr>
          <w:highlight w:val="yellow"/>
        </w:rPr>
        <w:t>bla 2x5.</w:t>
      </w:r>
    </w:p>
    <w:p w:rsidR="00770725" w:rsidRDefault="00770725" w:rsidP="00770725">
      <w:r w:rsidRPr="00D46141">
        <w:rPr>
          <w:highlight w:val="yellow"/>
        </w:rPr>
        <w:t>Col incrementos, funcionalidades</w:t>
      </w:r>
    </w:p>
    <w:p w:rsidR="00442407" w:rsidRPr="00D46141" w:rsidRDefault="00442407" w:rsidP="00D46141">
      <w:pPr>
        <w:rPr>
          <w:highlight w:val="yellow"/>
        </w:rPr>
      </w:pPr>
    </w:p>
    <w:tbl>
      <w:tblPr>
        <w:tblStyle w:val="Tablaconcuadrcula"/>
        <w:tblW w:w="0" w:type="auto"/>
        <w:tblLook w:val="04A0"/>
      </w:tblPr>
      <w:tblGrid>
        <w:gridCol w:w="1728"/>
        <w:gridCol w:w="1729"/>
        <w:gridCol w:w="1729"/>
        <w:gridCol w:w="1729"/>
        <w:gridCol w:w="1729"/>
      </w:tblGrid>
      <w:tr w:rsidR="00442407" w:rsidTr="00442407">
        <w:tc>
          <w:tcPr>
            <w:tcW w:w="1728" w:type="dxa"/>
          </w:tcPr>
          <w:p w:rsidR="00442407" w:rsidRPr="00770725" w:rsidRDefault="00770725" w:rsidP="00770725">
            <w:pPr>
              <w:spacing w:before="240" w:after="240"/>
              <w:jc w:val="center"/>
            </w:pPr>
            <w:r>
              <w:t>Incremento</w:t>
            </w:r>
          </w:p>
        </w:tc>
        <w:tc>
          <w:tcPr>
            <w:tcW w:w="1729" w:type="dxa"/>
          </w:tcPr>
          <w:p w:rsidR="00442407" w:rsidRPr="00770725" w:rsidRDefault="00770725" w:rsidP="00770725">
            <w:pPr>
              <w:spacing w:before="240" w:after="240"/>
              <w:jc w:val="center"/>
            </w:pPr>
            <w:r>
              <w:t>1</w:t>
            </w:r>
          </w:p>
        </w:tc>
        <w:tc>
          <w:tcPr>
            <w:tcW w:w="1729" w:type="dxa"/>
          </w:tcPr>
          <w:p w:rsidR="00442407" w:rsidRPr="00770725" w:rsidRDefault="00770725" w:rsidP="00770725">
            <w:pPr>
              <w:spacing w:before="240" w:after="240"/>
              <w:jc w:val="center"/>
            </w:pPr>
            <w:r>
              <w:t>2</w:t>
            </w:r>
          </w:p>
        </w:tc>
        <w:tc>
          <w:tcPr>
            <w:tcW w:w="1729" w:type="dxa"/>
          </w:tcPr>
          <w:p w:rsidR="00442407" w:rsidRPr="00770725" w:rsidRDefault="00770725" w:rsidP="00770725">
            <w:pPr>
              <w:spacing w:before="240" w:after="240"/>
              <w:jc w:val="center"/>
            </w:pPr>
            <w:r>
              <w:t>3</w:t>
            </w:r>
          </w:p>
        </w:tc>
        <w:tc>
          <w:tcPr>
            <w:tcW w:w="1729" w:type="dxa"/>
          </w:tcPr>
          <w:p w:rsidR="00442407" w:rsidRPr="00770725" w:rsidRDefault="00770725" w:rsidP="00770725">
            <w:pPr>
              <w:spacing w:before="240" w:after="240"/>
              <w:jc w:val="center"/>
            </w:pPr>
            <w:r>
              <w:t>4</w:t>
            </w:r>
          </w:p>
        </w:tc>
      </w:tr>
      <w:tr w:rsidR="00442407" w:rsidTr="00442407">
        <w:tc>
          <w:tcPr>
            <w:tcW w:w="1728" w:type="dxa"/>
          </w:tcPr>
          <w:p w:rsidR="00442407" w:rsidRPr="00770725" w:rsidRDefault="00770725" w:rsidP="00770725">
            <w:pPr>
              <w:spacing w:before="240" w:after="240"/>
              <w:jc w:val="center"/>
            </w:pPr>
            <w:r>
              <w:t>Funcionalidad</w:t>
            </w:r>
          </w:p>
        </w:tc>
        <w:tc>
          <w:tcPr>
            <w:tcW w:w="1729" w:type="dxa"/>
          </w:tcPr>
          <w:p w:rsidR="00442407" w:rsidRPr="00770725" w:rsidRDefault="00442407" w:rsidP="00770725">
            <w:pPr>
              <w:spacing w:before="240" w:after="240"/>
              <w:jc w:val="center"/>
            </w:pPr>
          </w:p>
        </w:tc>
        <w:tc>
          <w:tcPr>
            <w:tcW w:w="1729" w:type="dxa"/>
          </w:tcPr>
          <w:p w:rsidR="00442407" w:rsidRPr="00770725" w:rsidRDefault="00442407" w:rsidP="00770725">
            <w:pPr>
              <w:spacing w:before="240" w:after="240"/>
              <w:jc w:val="center"/>
            </w:pPr>
          </w:p>
        </w:tc>
        <w:tc>
          <w:tcPr>
            <w:tcW w:w="1729" w:type="dxa"/>
          </w:tcPr>
          <w:p w:rsidR="00442407" w:rsidRPr="00770725" w:rsidRDefault="00442407" w:rsidP="00770725">
            <w:pPr>
              <w:spacing w:before="240" w:after="240"/>
              <w:jc w:val="center"/>
            </w:pPr>
          </w:p>
        </w:tc>
        <w:tc>
          <w:tcPr>
            <w:tcW w:w="1729" w:type="dxa"/>
          </w:tcPr>
          <w:p w:rsidR="00442407" w:rsidRPr="00770725" w:rsidRDefault="00442407" w:rsidP="00770725">
            <w:pPr>
              <w:spacing w:before="240" w:after="240"/>
              <w:jc w:val="center"/>
            </w:pPr>
          </w:p>
        </w:tc>
      </w:tr>
    </w:tbl>
    <w:p w:rsidR="005D33FD" w:rsidRDefault="000E56C9" w:rsidP="000E56C9">
      <w:pPr>
        <w:pStyle w:val="Epgrafe"/>
      </w:pPr>
      <w:bookmarkStart w:id="276" w:name="_Toc526191316"/>
      <w:r>
        <w:t xml:space="preserve">Tabla </w:t>
      </w:r>
      <w:r w:rsidR="003D3979">
        <w:fldChar w:fldCharType="begin"/>
      </w:r>
      <w:r>
        <w:instrText xml:space="preserve"> SEQ Tabla \* ARABIC </w:instrText>
      </w:r>
      <w:r w:rsidR="003D3979">
        <w:fldChar w:fldCharType="separate"/>
      </w:r>
      <w:r w:rsidR="00011B57">
        <w:rPr>
          <w:noProof/>
        </w:rPr>
        <w:t>8</w:t>
      </w:r>
      <w:bookmarkEnd w:id="276"/>
      <w:r w:rsidR="003D3979">
        <w:fldChar w:fldCharType="end"/>
      </w:r>
    </w:p>
    <w:p w:rsidR="000E56C9" w:rsidRPr="000E56C9" w:rsidRDefault="000E56C9" w:rsidP="000E56C9">
      <w:pPr>
        <w:rPr>
          <w:lang w:val="es-ES" w:eastAsia="es-ES"/>
        </w:rPr>
      </w:pPr>
    </w:p>
    <w:p w:rsidR="0024788D" w:rsidRDefault="00EA754E" w:rsidP="00E77DDB">
      <w:pPr>
        <w:pStyle w:val="Titulo3"/>
        <w:numPr>
          <w:ilvl w:val="2"/>
          <w:numId w:val="18"/>
        </w:numPr>
        <w:ind w:left="567"/>
        <w:rPr>
          <w:rFonts w:eastAsiaTheme="minorHAnsi"/>
        </w:rPr>
      </w:pPr>
      <w:bookmarkStart w:id="277" w:name="_Toc526158739"/>
      <w:r>
        <w:rPr>
          <w:rFonts w:eastAsiaTheme="minorHAnsi"/>
        </w:rPr>
        <w:t>Pruebas</w:t>
      </w:r>
      <w:bookmarkEnd w:id="277"/>
    </w:p>
    <w:p w:rsidR="00A0518B" w:rsidRPr="00A0518B" w:rsidRDefault="00A0518B" w:rsidP="00A0518B">
      <w:pPr>
        <w:rPr>
          <w:lang w:val="es-ES" w:eastAsia="ar-SA"/>
        </w:rPr>
      </w:pPr>
      <w:r>
        <w:rPr>
          <w:noProof/>
          <w:lang w:eastAsia="es-AR"/>
        </w:rPr>
        <w:drawing>
          <wp:anchor distT="0" distB="0" distL="114300" distR="114300" simplePos="0" relativeHeight="251648512" behindDoc="0" locked="0" layoutInCell="1" allowOverlap="1">
            <wp:simplePos x="0" y="0"/>
            <wp:positionH relativeFrom="column">
              <wp:posOffset>-3810</wp:posOffset>
            </wp:positionH>
            <wp:positionV relativeFrom="paragraph">
              <wp:posOffset>535423</wp:posOffset>
            </wp:positionV>
            <wp:extent cx="5400675" cy="2914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Pr>
          <w:lang w:val="es-ES" w:eastAsia="ar-SA"/>
        </w:rPr>
        <w:t xml:space="preserve">El la </w:t>
      </w:r>
      <w:r w:rsidR="003D3979" w:rsidRPr="003D3979">
        <w:rPr>
          <w:strike/>
          <w:lang w:val="es-ES" w:eastAsia="ar-SA"/>
          <w:rPrChange w:id="278" w:author="Paola" w:date="2018-10-12T08:29:00Z">
            <w:rPr>
              <w:lang w:val="es-ES" w:eastAsia="ar-SA"/>
            </w:rPr>
          </w:rPrChange>
        </w:rPr>
        <w:t>Figura</w:t>
      </w:r>
      <w:ins w:id="279" w:author="Paola" w:date="2018-10-12T08:29:00Z">
        <w:r w:rsidR="008D52C5">
          <w:rPr>
            <w:lang w:val="es-ES" w:eastAsia="ar-SA"/>
          </w:rPr>
          <w:t xml:space="preserve">Fig. </w:t>
        </w:r>
      </w:ins>
      <w:r>
        <w:rPr>
          <w:lang w:val="es-ES" w:eastAsia="ar-SA"/>
        </w:rPr>
        <w:t xml:space="preserve"> 4 representa el informe generado por el software eXaminator</w:t>
      </w:r>
      <w:r w:rsidR="00722D80">
        <w:rPr>
          <w:lang w:val="es-ES" w:eastAsia="ar-SA"/>
        </w:rPr>
        <w:t>, obteniendo un score ponderado de 4.9</w:t>
      </w:r>
      <w:r>
        <w:rPr>
          <w:lang w:val="es-ES" w:eastAsia="ar-SA"/>
        </w:rPr>
        <w:t>.</w:t>
      </w:r>
    </w:p>
    <w:p w:rsidR="00C739A5" w:rsidRPr="005B19DA" w:rsidRDefault="000E56C9" w:rsidP="000E56C9">
      <w:pPr>
        <w:pStyle w:val="Epgrafe"/>
      </w:pPr>
      <w:bookmarkStart w:id="280" w:name="_Toc526275411"/>
      <w:r>
        <w:t xml:space="preserve">Figura </w:t>
      </w:r>
      <w:r w:rsidR="003D3979">
        <w:fldChar w:fldCharType="begin"/>
      </w:r>
      <w:r>
        <w:instrText xml:space="preserve"> SEQ Figura \* ARABIC </w:instrText>
      </w:r>
      <w:r w:rsidR="003D3979">
        <w:fldChar w:fldCharType="separate"/>
      </w:r>
      <w:r w:rsidR="00B3258E">
        <w:rPr>
          <w:noProof/>
        </w:rPr>
        <w:t>4</w:t>
      </w:r>
      <w:r w:rsidR="003D3979">
        <w:fldChar w:fldCharType="end"/>
      </w:r>
      <w:r w:rsidR="00C739A5">
        <w:t>Informe de e</w:t>
      </w:r>
      <w:r w:rsidR="001E4CF2">
        <w:t>X</w:t>
      </w:r>
      <w:r w:rsidR="00C739A5">
        <w:t>aminator</w:t>
      </w:r>
      <w:r w:rsidR="007C5461">
        <w:t xml:space="preserve"> (1)</w:t>
      </w:r>
      <w:bookmarkEnd w:id="280"/>
    </w:p>
    <w:p w:rsidR="00C739A5" w:rsidRDefault="00C739A5" w:rsidP="00C739A5">
      <w:pPr>
        <w:pStyle w:val="Ttulo3"/>
        <w:rPr>
          <w:lang w:val="es-ES" w:eastAsia="ar-SA"/>
        </w:rPr>
      </w:pPr>
    </w:p>
    <w:p w:rsidR="00C739A5" w:rsidRDefault="00C739A5" w:rsidP="00C739A5">
      <w:pPr>
        <w:rPr>
          <w:lang w:val="es-ES" w:eastAsia="ar-SA"/>
        </w:rPr>
      </w:pPr>
    </w:p>
    <w:p w:rsidR="00C739A5" w:rsidRDefault="00C739A5" w:rsidP="00C739A5">
      <w:pPr>
        <w:rPr>
          <w:lang w:val="es-ES" w:eastAsia="ar-SA"/>
        </w:rPr>
      </w:pPr>
    </w:p>
    <w:p w:rsidR="00C739A5" w:rsidRDefault="00C739A5" w:rsidP="00C739A5">
      <w:pPr>
        <w:rPr>
          <w:lang w:val="es-ES" w:eastAsia="ar-SA"/>
        </w:rPr>
      </w:pPr>
    </w:p>
    <w:p w:rsidR="00C739A5" w:rsidRDefault="00C739A5" w:rsidP="00C739A5">
      <w:pPr>
        <w:rPr>
          <w:lang w:val="es-ES" w:eastAsia="ar-SA"/>
        </w:rPr>
      </w:pPr>
    </w:p>
    <w:p w:rsidR="00C739A5" w:rsidRDefault="00C739A5" w:rsidP="00C739A5">
      <w:pPr>
        <w:rPr>
          <w:lang w:val="es-ES" w:eastAsia="ar-SA"/>
        </w:rPr>
      </w:pPr>
    </w:p>
    <w:p w:rsidR="00C739A5" w:rsidRDefault="00C739A5" w:rsidP="00C739A5">
      <w:pPr>
        <w:rPr>
          <w:lang w:val="es-ES" w:eastAsia="ar-SA"/>
        </w:rPr>
      </w:pPr>
    </w:p>
    <w:p w:rsidR="00C739A5" w:rsidRDefault="00C739A5" w:rsidP="00C739A5">
      <w:pPr>
        <w:rPr>
          <w:lang w:val="es-ES" w:eastAsia="ar-SA"/>
        </w:rPr>
      </w:pPr>
    </w:p>
    <w:p w:rsidR="00A0518B" w:rsidRDefault="00A0518B" w:rsidP="00C739A5">
      <w:pPr>
        <w:rPr>
          <w:lang w:val="es-ES" w:eastAsia="ar-SA"/>
        </w:rPr>
      </w:pPr>
    </w:p>
    <w:p w:rsidR="00A0518B" w:rsidRDefault="00A0518B" w:rsidP="00C739A5">
      <w:pPr>
        <w:rPr>
          <w:lang w:val="es-ES" w:eastAsia="ar-SA"/>
        </w:rPr>
      </w:pPr>
    </w:p>
    <w:p w:rsidR="00A0518B" w:rsidRDefault="00A0518B" w:rsidP="00C739A5">
      <w:pPr>
        <w:rPr>
          <w:lang w:val="es-ES" w:eastAsia="ar-SA"/>
        </w:rPr>
      </w:pPr>
      <w:r>
        <w:rPr>
          <w:rFonts w:cs="Arial"/>
          <w:b/>
          <w:noProof/>
          <w:sz w:val="28"/>
          <w:szCs w:val="28"/>
          <w:lang w:eastAsia="es-AR"/>
        </w:rPr>
        <w:drawing>
          <wp:anchor distT="0" distB="0" distL="114300" distR="114300" simplePos="0" relativeHeight="251646464" behindDoc="0" locked="0" layoutInCell="1" allowOverlap="1">
            <wp:simplePos x="0" y="0"/>
            <wp:positionH relativeFrom="column">
              <wp:posOffset>-73025</wp:posOffset>
            </wp:positionH>
            <wp:positionV relativeFrom="paragraph">
              <wp:posOffset>501650</wp:posOffset>
            </wp:positionV>
            <wp:extent cx="5391150" cy="458152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anchor>
        </w:drawing>
      </w:r>
      <w:r>
        <w:rPr>
          <w:lang w:val="es-ES" w:eastAsia="ar-SA"/>
        </w:rPr>
        <w:t xml:space="preserve">En la </w:t>
      </w:r>
      <w:r w:rsidR="004D0BFD">
        <w:rPr>
          <w:lang w:val="es-ES" w:eastAsia="ar-SA"/>
        </w:rPr>
        <w:t>F</w:t>
      </w:r>
      <w:r>
        <w:rPr>
          <w:lang w:val="es-ES" w:eastAsia="ar-SA"/>
        </w:rPr>
        <w:t>igura 5 vemos un listado completo sobre las pruebas realizadas por eXaminator basado en las pautas de accesibilidad para el contenido web WCAG 2.0.</w:t>
      </w:r>
    </w:p>
    <w:p w:rsidR="00C739A5" w:rsidRPr="005B19DA" w:rsidRDefault="000E56C9" w:rsidP="000E56C9">
      <w:pPr>
        <w:pStyle w:val="Epgrafe"/>
      </w:pPr>
      <w:bookmarkStart w:id="281" w:name="_Toc526275412"/>
      <w:r>
        <w:t xml:space="preserve">Figura </w:t>
      </w:r>
      <w:r w:rsidR="003D3979">
        <w:fldChar w:fldCharType="begin"/>
      </w:r>
      <w:r>
        <w:instrText xml:space="preserve"> SEQ Figura \* ARABIC </w:instrText>
      </w:r>
      <w:r w:rsidR="003D3979">
        <w:fldChar w:fldCharType="separate"/>
      </w:r>
      <w:r w:rsidR="00B3258E">
        <w:rPr>
          <w:noProof/>
        </w:rPr>
        <w:t>5</w:t>
      </w:r>
      <w:r w:rsidR="003D3979">
        <w:fldChar w:fldCharType="end"/>
      </w:r>
      <w:r w:rsidR="007C5461">
        <w:t>Lista completa de pruebas (1)</w:t>
      </w:r>
      <w:bookmarkEnd w:id="281"/>
    </w:p>
    <w:p w:rsidR="00453D42" w:rsidRDefault="00C739A5" w:rsidP="005619C1">
      <w:pPr>
        <w:autoSpaceDE w:val="0"/>
        <w:autoSpaceDN w:val="0"/>
        <w:adjustRightInd w:val="0"/>
        <w:rPr>
          <w:rFonts w:cs="Arial"/>
          <w:b/>
          <w:sz w:val="28"/>
          <w:szCs w:val="28"/>
        </w:rPr>
      </w:pPr>
      <w:r>
        <w:rPr>
          <w:rFonts w:cs="Arial"/>
          <w:b/>
          <w:noProof/>
          <w:sz w:val="28"/>
          <w:szCs w:val="28"/>
          <w:lang w:eastAsia="es-AR"/>
        </w:rPr>
        <w:drawing>
          <wp:anchor distT="0" distB="0" distL="114300" distR="114300" simplePos="0" relativeHeight="251647488" behindDoc="0" locked="0" layoutInCell="1" allowOverlap="1">
            <wp:simplePos x="0" y="0"/>
            <wp:positionH relativeFrom="column">
              <wp:posOffset>-3810</wp:posOffset>
            </wp:positionH>
            <wp:positionV relativeFrom="paragraph">
              <wp:posOffset>338218</wp:posOffset>
            </wp:positionV>
            <wp:extent cx="5391150" cy="16097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anchor>
        </w:drawing>
      </w:r>
    </w:p>
    <w:p w:rsidR="00C739A5" w:rsidRPr="005B19DA" w:rsidRDefault="000E56C9" w:rsidP="000E56C9">
      <w:pPr>
        <w:pStyle w:val="Epgrafe"/>
      </w:pPr>
      <w:bookmarkStart w:id="282" w:name="_Toc526275413"/>
      <w:r>
        <w:t xml:space="preserve">Figura </w:t>
      </w:r>
      <w:r w:rsidR="003D3979">
        <w:fldChar w:fldCharType="begin"/>
      </w:r>
      <w:r>
        <w:instrText xml:space="preserve"> SEQ Figura \* ARABIC </w:instrText>
      </w:r>
      <w:r w:rsidR="003D3979">
        <w:fldChar w:fldCharType="separate"/>
      </w:r>
      <w:r w:rsidR="00B3258E">
        <w:rPr>
          <w:noProof/>
        </w:rPr>
        <w:t>6</w:t>
      </w:r>
      <w:r w:rsidR="003D3979">
        <w:fldChar w:fldCharType="end"/>
      </w:r>
      <w:r w:rsidR="007C5461">
        <w:t>Score ponderado (1)</w:t>
      </w:r>
      <w:bookmarkEnd w:id="282"/>
    </w:p>
    <w:p w:rsidR="00064E3D" w:rsidRDefault="00064E3D" w:rsidP="005619C1">
      <w:pPr>
        <w:autoSpaceDE w:val="0"/>
        <w:autoSpaceDN w:val="0"/>
        <w:adjustRightInd w:val="0"/>
        <w:rPr>
          <w:rFonts w:cs="Arial"/>
          <w:b/>
          <w:sz w:val="28"/>
          <w:szCs w:val="28"/>
        </w:rPr>
      </w:pPr>
    </w:p>
    <w:p w:rsidR="00064E3D" w:rsidRDefault="00064E3D" w:rsidP="005619C1">
      <w:pPr>
        <w:autoSpaceDE w:val="0"/>
        <w:autoSpaceDN w:val="0"/>
        <w:adjustRightInd w:val="0"/>
        <w:rPr>
          <w:rFonts w:cs="Arial"/>
          <w:b/>
          <w:sz w:val="28"/>
          <w:szCs w:val="28"/>
        </w:rPr>
      </w:pPr>
    </w:p>
    <w:p w:rsidR="00064E3D" w:rsidRDefault="00064E3D" w:rsidP="005619C1">
      <w:pPr>
        <w:autoSpaceDE w:val="0"/>
        <w:autoSpaceDN w:val="0"/>
        <w:adjustRightInd w:val="0"/>
        <w:rPr>
          <w:rFonts w:cs="Arial"/>
          <w:b/>
          <w:sz w:val="28"/>
          <w:szCs w:val="28"/>
        </w:rPr>
      </w:pPr>
    </w:p>
    <w:p w:rsidR="00064E3D" w:rsidRDefault="00064E3D" w:rsidP="005619C1">
      <w:pPr>
        <w:autoSpaceDE w:val="0"/>
        <w:autoSpaceDN w:val="0"/>
        <w:adjustRightInd w:val="0"/>
        <w:rPr>
          <w:rFonts w:cs="Arial"/>
          <w:b/>
          <w:sz w:val="28"/>
          <w:szCs w:val="28"/>
        </w:rPr>
      </w:pPr>
    </w:p>
    <w:p w:rsidR="00A6569D" w:rsidRDefault="0098167D" w:rsidP="00D03D9C">
      <w:pPr>
        <w:pStyle w:val="Titulo3"/>
        <w:numPr>
          <w:ilvl w:val="3"/>
          <w:numId w:val="18"/>
        </w:numPr>
        <w:ind w:left="993" w:hanging="851"/>
      </w:pPr>
      <w:r>
        <w:t>Iteración</w:t>
      </w:r>
      <w:r w:rsidR="00A6569D">
        <w:t xml:space="preserve"> 1</w:t>
      </w:r>
    </w:p>
    <w:p w:rsidR="00BF203A" w:rsidRPr="00BF203A" w:rsidRDefault="00BF203A" w:rsidP="00BF203A">
      <w:pPr>
        <w:rPr>
          <w:lang w:eastAsia="ar-SA"/>
        </w:rPr>
      </w:pPr>
      <w:r>
        <w:rPr>
          <w:noProof/>
          <w:lang w:eastAsia="es-AR"/>
        </w:rPr>
        <w:drawing>
          <wp:anchor distT="0" distB="0" distL="114300" distR="114300" simplePos="0" relativeHeight="251655680" behindDoc="0" locked="0" layoutInCell="1" allowOverlap="1">
            <wp:simplePos x="0" y="0"/>
            <wp:positionH relativeFrom="column">
              <wp:posOffset>-80010</wp:posOffset>
            </wp:positionH>
            <wp:positionV relativeFrom="paragraph">
              <wp:posOffset>356235</wp:posOffset>
            </wp:positionV>
            <wp:extent cx="5391150" cy="35147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anchor>
        </w:drawing>
      </w:r>
      <w:r>
        <w:rPr>
          <w:lang w:eastAsia="ar-SA"/>
        </w:rPr>
        <w:t xml:space="preserve">En la </w:t>
      </w:r>
      <w:r w:rsidR="004D0BFD">
        <w:rPr>
          <w:lang w:eastAsia="ar-SA"/>
        </w:rPr>
        <w:t>F</w:t>
      </w:r>
      <w:r>
        <w:rPr>
          <w:lang w:eastAsia="ar-SA"/>
        </w:rPr>
        <w:t>igura 7 podemos ver los errores asociados al resultado del tipo “Muy mal”.</w:t>
      </w:r>
    </w:p>
    <w:p w:rsidR="00C21FC1" w:rsidRPr="005B19DA" w:rsidRDefault="000E56C9" w:rsidP="000E56C9">
      <w:pPr>
        <w:pStyle w:val="Epgrafe"/>
      </w:pPr>
      <w:bookmarkStart w:id="283" w:name="_Toc526275414"/>
      <w:r>
        <w:t xml:space="preserve">Figura </w:t>
      </w:r>
      <w:r w:rsidR="003D3979">
        <w:fldChar w:fldCharType="begin"/>
      </w:r>
      <w:r>
        <w:instrText xml:space="preserve"> SEQ Figura \* ARABIC </w:instrText>
      </w:r>
      <w:r w:rsidR="003D3979">
        <w:fldChar w:fldCharType="separate"/>
      </w:r>
      <w:r w:rsidR="00B3258E">
        <w:rPr>
          <w:noProof/>
        </w:rPr>
        <w:t>7</w:t>
      </w:r>
      <w:r w:rsidR="003D3979">
        <w:fldChar w:fldCharType="end"/>
      </w:r>
      <w:r w:rsidR="007C5461">
        <w:t>Resultados</w:t>
      </w:r>
      <w:r w:rsidR="00BF203A">
        <w:t xml:space="preserve"> del tipo</w:t>
      </w:r>
      <w:r w:rsidR="007C5461">
        <w:t xml:space="preserve"> “Muy mal”</w:t>
      </w:r>
      <w:bookmarkEnd w:id="283"/>
    </w:p>
    <w:p w:rsidR="00064E3D" w:rsidRDefault="00064E3D" w:rsidP="005619C1">
      <w:pPr>
        <w:autoSpaceDE w:val="0"/>
        <w:autoSpaceDN w:val="0"/>
        <w:adjustRightInd w:val="0"/>
        <w:rPr>
          <w:rFonts w:cs="Arial"/>
          <w:b/>
          <w:sz w:val="28"/>
          <w:szCs w:val="28"/>
        </w:rPr>
      </w:pPr>
    </w:p>
    <w:p w:rsidR="00064E3D" w:rsidRDefault="00064E3D"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5619C1">
      <w:pPr>
        <w:autoSpaceDE w:val="0"/>
        <w:autoSpaceDN w:val="0"/>
        <w:adjustRightInd w:val="0"/>
        <w:rPr>
          <w:rFonts w:cs="Arial"/>
          <w:b/>
          <w:sz w:val="28"/>
          <w:szCs w:val="28"/>
        </w:rPr>
      </w:pPr>
    </w:p>
    <w:p w:rsidR="00BF203A" w:rsidRDefault="00BF203A" w:rsidP="00BF203A">
      <w:pPr>
        <w:rPr>
          <w:rFonts w:cs="Arial"/>
          <w:b/>
          <w:sz w:val="28"/>
          <w:szCs w:val="28"/>
        </w:rPr>
      </w:pPr>
      <w:r>
        <w:rPr>
          <w:lang w:eastAsia="ar-SA"/>
        </w:rPr>
        <w:t xml:space="preserve">En la </w:t>
      </w:r>
      <w:r w:rsidR="004D0BFD">
        <w:rPr>
          <w:lang w:eastAsia="ar-SA"/>
        </w:rPr>
        <w:t>F</w:t>
      </w:r>
      <w:r>
        <w:rPr>
          <w:lang w:eastAsia="ar-SA"/>
        </w:rPr>
        <w:t>igura 8 podemos ver en detalle un error asociado al resultado del tipo “Muy mal”. Indicándonos los criterios de conformidad que no se están cumpliendo.</w:t>
      </w:r>
    </w:p>
    <w:p w:rsidR="00064E3D" w:rsidRDefault="00BF203A" w:rsidP="000E56C9">
      <w:pPr>
        <w:pStyle w:val="Epgrafe"/>
      </w:pPr>
      <w:bookmarkStart w:id="284" w:name="_Toc526275415"/>
      <w:r>
        <w:rPr>
          <w:rFonts w:cs="Arial"/>
          <w:b/>
          <w:noProof/>
          <w:sz w:val="28"/>
          <w:szCs w:val="28"/>
          <w:lang w:val="es-AR" w:eastAsia="es-AR"/>
        </w:rPr>
        <w:drawing>
          <wp:anchor distT="0" distB="0" distL="114300" distR="114300" simplePos="0" relativeHeight="251651584" behindDoc="0" locked="0" layoutInCell="1" allowOverlap="1">
            <wp:simplePos x="0" y="0"/>
            <wp:positionH relativeFrom="column">
              <wp:posOffset>-3810</wp:posOffset>
            </wp:positionH>
            <wp:positionV relativeFrom="paragraph">
              <wp:posOffset>21590</wp:posOffset>
            </wp:positionV>
            <wp:extent cx="5391150" cy="3790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anchor>
        </w:drawing>
      </w:r>
      <w:r w:rsidR="000E56C9">
        <w:t xml:space="preserve">Figura </w:t>
      </w:r>
      <w:r w:rsidR="003D3979">
        <w:fldChar w:fldCharType="begin"/>
      </w:r>
      <w:r w:rsidR="000E56C9">
        <w:instrText xml:space="preserve"> SEQ Figura \* ARABIC </w:instrText>
      </w:r>
      <w:r w:rsidR="003D3979">
        <w:fldChar w:fldCharType="separate"/>
      </w:r>
      <w:r w:rsidR="00B3258E">
        <w:rPr>
          <w:noProof/>
        </w:rPr>
        <w:t>8</w:t>
      </w:r>
      <w:r w:rsidR="003D3979">
        <w:fldChar w:fldCharType="end"/>
      </w:r>
      <w:r w:rsidR="007C5461">
        <w:t>Detalle de resultado “Muy Mal”</w:t>
      </w:r>
      <w:bookmarkEnd w:id="284"/>
    </w:p>
    <w:p w:rsidR="004D0BFD" w:rsidRPr="004D0BFD" w:rsidRDefault="004D0BFD" w:rsidP="004D0BFD">
      <w:pPr>
        <w:rPr>
          <w:lang w:val="es-ES" w:eastAsia="es-ES"/>
        </w:rPr>
      </w:pPr>
    </w:p>
    <w:p w:rsidR="00064E3D" w:rsidRDefault="004D0BFD" w:rsidP="004D0BFD">
      <w:pPr>
        <w:rPr>
          <w:rFonts w:cs="Arial"/>
          <w:b/>
          <w:sz w:val="28"/>
          <w:szCs w:val="28"/>
        </w:rPr>
      </w:pPr>
      <w:r>
        <w:rPr>
          <w:lang w:eastAsia="ar-SA"/>
        </w:rPr>
        <w:t>En la Figura 9 podemos ver el código HTML asociado a ese criterio de conformidad que no se está cumpliendo.</w:t>
      </w:r>
    </w:p>
    <w:p w:rsidR="00064E3D" w:rsidRDefault="000E56C9" w:rsidP="000E56C9">
      <w:pPr>
        <w:pStyle w:val="Epgrafe"/>
        <w:rPr>
          <w:rFonts w:cs="Arial"/>
          <w:b/>
          <w:sz w:val="28"/>
          <w:szCs w:val="28"/>
        </w:rPr>
      </w:pPr>
      <w:bookmarkStart w:id="285" w:name="_Toc526275416"/>
      <w:r>
        <w:t xml:space="preserve">Figura </w:t>
      </w:r>
      <w:r w:rsidR="003D3979">
        <w:fldChar w:fldCharType="begin"/>
      </w:r>
      <w:r>
        <w:instrText xml:space="preserve"> SEQ Figura \* ARABIC </w:instrText>
      </w:r>
      <w:r w:rsidR="003D3979">
        <w:fldChar w:fldCharType="separate"/>
      </w:r>
      <w:r w:rsidR="00B3258E">
        <w:rPr>
          <w:noProof/>
        </w:rPr>
        <w:t>9</w:t>
      </w:r>
      <w:r w:rsidR="003D3979">
        <w:fldChar w:fldCharType="end"/>
      </w:r>
      <w:r w:rsidR="00E3174C">
        <w:rPr>
          <w:rFonts w:cs="Arial"/>
          <w:b/>
          <w:noProof/>
          <w:sz w:val="28"/>
          <w:szCs w:val="28"/>
          <w:lang w:val="es-AR" w:eastAsia="es-AR"/>
        </w:rPr>
        <w:drawing>
          <wp:anchor distT="0" distB="0" distL="114300" distR="114300" simplePos="0" relativeHeight="251653632" behindDoc="0" locked="0" layoutInCell="1" allowOverlap="1">
            <wp:simplePos x="0" y="0"/>
            <wp:positionH relativeFrom="column">
              <wp:posOffset>-3810</wp:posOffset>
            </wp:positionH>
            <wp:positionV relativeFrom="paragraph">
              <wp:posOffset>4445</wp:posOffset>
            </wp:positionV>
            <wp:extent cx="5400675" cy="19812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anchor>
        </w:drawing>
      </w:r>
      <w:r w:rsidR="007C5461">
        <w:t>Código sin corregir</w:t>
      </w:r>
      <w:r w:rsidR="008272DB">
        <w:t xml:space="preserve"> (1)</w:t>
      </w:r>
      <w:bookmarkEnd w:id="285"/>
    </w:p>
    <w:p w:rsidR="004D0BFD" w:rsidRDefault="004D0BFD" w:rsidP="005619C1">
      <w:pPr>
        <w:autoSpaceDE w:val="0"/>
        <w:autoSpaceDN w:val="0"/>
        <w:adjustRightInd w:val="0"/>
        <w:rPr>
          <w:rFonts w:cs="Arial"/>
          <w:b/>
          <w:sz w:val="28"/>
          <w:szCs w:val="28"/>
        </w:rPr>
      </w:pPr>
    </w:p>
    <w:p w:rsidR="004D0BFD" w:rsidRDefault="004D0BFD" w:rsidP="005619C1">
      <w:pPr>
        <w:autoSpaceDE w:val="0"/>
        <w:autoSpaceDN w:val="0"/>
        <w:adjustRightInd w:val="0"/>
        <w:rPr>
          <w:rFonts w:cs="Arial"/>
          <w:b/>
          <w:sz w:val="28"/>
          <w:szCs w:val="28"/>
        </w:rPr>
      </w:pPr>
    </w:p>
    <w:p w:rsidR="004D0BFD" w:rsidRDefault="004D0BFD" w:rsidP="005619C1">
      <w:pPr>
        <w:autoSpaceDE w:val="0"/>
        <w:autoSpaceDN w:val="0"/>
        <w:adjustRightInd w:val="0"/>
        <w:rPr>
          <w:rFonts w:cs="Arial"/>
          <w:b/>
          <w:sz w:val="28"/>
          <w:szCs w:val="28"/>
        </w:rPr>
      </w:pPr>
    </w:p>
    <w:p w:rsidR="004D0BFD" w:rsidRDefault="004D0BFD" w:rsidP="005619C1">
      <w:pPr>
        <w:autoSpaceDE w:val="0"/>
        <w:autoSpaceDN w:val="0"/>
        <w:adjustRightInd w:val="0"/>
        <w:rPr>
          <w:rFonts w:cs="Arial"/>
          <w:b/>
          <w:sz w:val="28"/>
          <w:szCs w:val="28"/>
        </w:rPr>
      </w:pPr>
    </w:p>
    <w:p w:rsidR="00064E3D" w:rsidRDefault="004D0BFD" w:rsidP="004D0BFD">
      <w:pPr>
        <w:rPr>
          <w:rFonts w:cs="Arial"/>
          <w:b/>
          <w:sz w:val="28"/>
          <w:szCs w:val="28"/>
        </w:rPr>
      </w:pPr>
      <w:r>
        <w:rPr>
          <w:lang w:eastAsia="ar-SA"/>
        </w:rPr>
        <w:t xml:space="preserve">En la Figura 10 podemos ver el código HTML </w:t>
      </w:r>
      <w:r w:rsidR="00A6569D">
        <w:rPr>
          <w:rFonts w:cs="Arial"/>
          <w:b/>
          <w:noProof/>
          <w:sz w:val="28"/>
          <w:szCs w:val="28"/>
          <w:lang w:eastAsia="es-AR"/>
        </w:rPr>
        <w:drawing>
          <wp:anchor distT="0" distB="0" distL="114300" distR="114300" simplePos="0" relativeHeight="251657728" behindDoc="0" locked="0" layoutInCell="1" allowOverlap="1">
            <wp:simplePos x="0" y="0"/>
            <wp:positionH relativeFrom="column">
              <wp:posOffset>-3810</wp:posOffset>
            </wp:positionH>
            <wp:positionV relativeFrom="paragraph">
              <wp:posOffset>314325</wp:posOffset>
            </wp:positionV>
            <wp:extent cx="5400675" cy="17907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anchor>
        </w:drawing>
      </w:r>
      <w:r>
        <w:rPr>
          <w:lang w:eastAsia="ar-SA"/>
        </w:rPr>
        <w:t>ya corregido.</w:t>
      </w:r>
    </w:p>
    <w:p w:rsidR="00A6569D" w:rsidRDefault="000E56C9" w:rsidP="000E56C9">
      <w:pPr>
        <w:pStyle w:val="Epgrafe"/>
      </w:pPr>
      <w:bookmarkStart w:id="286" w:name="_Toc526275417"/>
      <w:r>
        <w:t xml:space="preserve">Figura </w:t>
      </w:r>
      <w:r w:rsidR="003D3979">
        <w:fldChar w:fldCharType="begin"/>
      </w:r>
      <w:r>
        <w:instrText xml:space="preserve"> SEQ Figura \* ARABIC </w:instrText>
      </w:r>
      <w:r w:rsidR="003D3979">
        <w:fldChar w:fldCharType="separate"/>
      </w:r>
      <w:r w:rsidR="00B3258E">
        <w:rPr>
          <w:noProof/>
        </w:rPr>
        <w:t>10</w:t>
      </w:r>
      <w:r w:rsidR="003D3979">
        <w:fldChar w:fldCharType="end"/>
      </w:r>
      <w:r w:rsidR="007C5461">
        <w:t>Código corregido</w:t>
      </w:r>
      <w:r w:rsidR="008272DB">
        <w:t xml:space="preserve"> (1)</w:t>
      </w:r>
      <w:bookmarkEnd w:id="286"/>
    </w:p>
    <w:p w:rsidR="00A6569D" w:rsidRPr="00A6569D" w:rsidRDefault="00A6569D" w:rsidP="00A6569D">
      <w:pPr>
        <w:rPr>
          <w:lang w:val="es-ES" w:eastAsia="es-ES"/>
        </w:rPr>
      </w:pPr>
    </w:p>
    <w:p w:rsidR="00064E3D" w:rsidRPr="00722D80" w:rsidRDefault="0098167D" w:rsidP="00E77DDB">
      <w:pPr>
        <w:pStyle w:val="Titulo3"/>
        <w:numPr>
          <w:ilvl w:val="3"/>
          <w:numId w:val="18"/>
        </w:numPr>
        <w:ind w:left="1134"/>
      </w:pPr>
      <w:r w:rsidRPr="00722D80">
        <w:t>Iteración</w:t>
      </w:r>
      <w:r w:rsidR="00A6569D" w:rsidRPr="00722D80">
        <w:t xml:space="preserve"> 2</w:t>
      </w:r>
    </w:p>
    <w:p w:rsidR="00446110" w:rsidRPr="00446110" w:rsidRDefault="00446110" w:rsidP="00446110">
      <w:pPr>
        <w:pStyle w:val="Prrafodelista"/>
        <w:ind w:left="360"/>
        <w:rPr>
          <w:lang w:val="es-ES" w:eastAsia="ar-SA"/>
        </w:rPr>
      </w:pPr>
      <w:r>
        <w:rPr>
          <w:rFonts w:cs="Arial"/>
          <w:b/>
          <w:noProof/>
          <w:sz w:val="28"/>
          <w:szCs w:val="28"/>
          <w:lang w:eastAsia="es-AR"/>
        </w:rPr>
        <w:drawing>
          <wp:anchor distT="0" distB="0" distL="114300" distR="114300" simplePos="0" relativeHeight="251649536" behindDoc="0" locked="0" layoutInCell="1" allowOverlap="1">
            <wp:simplePos x="0" y="0"/>
            <wp:positionH relativeFrom="column">
              <wp:posOffset>6823</wp:posOffset>
            </wp:positionH>
            <wp:positionV relativeFrom="paragraph">
              <wp:posOffset>559922</wp:posOffset>
            </wp:positionV>
            <wp:extent cx="5400675" cy="303847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Pr>
          <w:lang w:eastAsia="ar-SA"/>
        </w:rPr>
        <w:t>En la Figura 11 podemos ver que han desaparecido los resultados del tipo “Muy mal”, también es posible apreciar el aumento del score ponderado a 5.1.</w:t>
      </w:r>
    </w:p>
    <w:p w:rsidR="007B3077" w:rsidRDefault="000E56C9" w:rsidP="000E56C9">
      <w:pPr>
        <w:pStyle w:val="Epgrafe"/>
        <w:rPr>
          <w:rFonts w:cs="Arial"/>
          <w:b/>
          <w:sz w:val="28"/>
          <w:szCs w:val="28"/>
        </w:rPr>
      </w:pPr>
      <w:bookmarkStart w:id="287" w:name="_Toc526275418"/>
      <w:r>
        <w:t xml:space="preserve">Figura </w:t>
      </w:r>
      <w:r w:rsidR="003D3979">
        <w:fldChar w:fldCharType="begin"/>
      </w:r>
      <w:r>
        <w:instrText xml:space="preserve"> SEQ Figura \* ARABIC </w:instrText>
      </w:r>
      <w:r w:rsidR="003D3979">
        <w:fldChar w:fldCharType="separate"/>
      </w:r>
      <w:r w:rsidR="00B3258E">
        <w:rPr>
          <w:noProof/>
        </w:rPr>
        <w:t>11</w:t>
      </w:r>
      <w:r w:rsidR="003D3979">
        <w:fldChar w:fldCharType="end"/>
      </w:r>
      <w:r w:rsidR="00E3174C">
        <w:t>Informe de eXaminator (</w:t>
      </w:r>
      <w:r w:rsidR="007C5461">
        <w:t>2</w:t>
      </w:r>
      <w:r w:rsidR="00E3174C">
        <w:t>)</w:t>
      </w:r>
      <w:bookmarkEnd w:id="287"/>
    </w:p>
    <w:p w:rsidR="00D03D9C" w:rsidRDefault="00D03D9C" w:rsidP="005619C1">
      <w:pPr>
        <w:autoSpaceDE w:val="0"/>
        <w:autoSpaceDN w:val="0"/>
        <w:adjustRightInd w:val="0"/>
        <w:rPr>
          <w:rFonts w:cs="Arial"/>
          <w:b/>
          <w:sz w:val="28"/>
          <w:szCs w:val="28"/>
        </w:rPr>
      </w:pPr>
    </w:p>
    <w:p w:rsidR="00D03D9C" w:rsidRDefault="00D03D9C" w:rsidP="005619C1">
      <w:pPr>
        <w:autoSpaceDE w:val="0"/>
        <w:autoSpaceDN w:val="0"/>
        <w:adjustRightInd w:val="0"/>
        <w:rPr>
          <w:rFonts w:cs="Arial"/>
          <w:b/>
          <w:sz w:val="28"/>
          <w:szCs w:val="28"/>
        </w:rPr>
      </w:pPr>
    </w:p>
    <w:p w:rsidR="00D03D9C" w:rsidRDefault="00D03D9C" w:rsidP="005619C1">
      <w:pPr>
        <w:autoSpaceDE w:val="0"/>
        <w:autoSpaceDN w:val="0"/>
        <w:adjustRightInd w:val="0"/>
        <w:rPr>
          <w:rFonts w:cs="Arial"/>
          <w:b/>
          <w:sz w:val="28"/>
          <w:szCs w:val="28"/>
        </w:rPr>
      </w:pPr>
    </w:p>
    <w:p w:rsidR="00B3258E" w:rsidRDefault="00B3258E" w:rsidP="005619C1">
      <w:pPr>
        <w:autoSpaceDE w:val="0"/>
        <w:autoSpaceDN w:val="0"/>
        <w:adjustRightInd w:val="0"/>
        <w:rPr>
          <w:rFonts w:cs="Arial"/>
          <w:b/>
          <w:sz w:val="28"/>
          <w:szCs w:val="28"/>
        </w:rPr>
      </w:pPr>
    </w:p>
    <w:p w:rsidR="00B3258E" w:rsidRDefault="00B3258E" w:rsidP="005619C1">
      <w:pPr>
        <w:autoSpaceDE w:val="0"/>
        <w:autoSpaceDN w:val="0"/>
        <w:adjustRightInd w:val="0"/>
        <w:rPr>
          <w:rFonts w:cs="Arial"/>
          <w:b/>
          <w:sz w:val="28"/>
          <w:szCs w:val="28"/>
        </w:rPr>
      </w:pPr>
    </w:p>
    <w:p w:rsidR="00B3258E" w:rsidRDefault="00B3258E" w:rsidP="005619C1">
      <w:pPr>
        <w:autoSpaceDE w:val="0"/>
        <w:autoSpaceDN w:val="0"/>
        <w:adjustRightInd w:val="0"/>
        <w:rPr>
          <w:rFonts w:cs="Arial"/>
          <w:b/>
          <w:sz w:val="28"/>
          <w:szCs w:val="28"/>
        </w:rPr>
      </w:pPr>
    </w:p>
    <w:p w:rsidR="00B3258E" w:rsidRDefault="00B3258E" w:rsidP="00B3258E">
      <w:pPr>
        <w:rPr>
          <w:lang w:eastAsia="ar-SA"/>
        </w:rPr>
      </w:pPr>
      <w:r>
        <w:rPr>
          <w:rFonts w:cs="Arial"/>
          <w:b/>
          <w:noProof/>
          <w:sz w:val="28"/>
          <w:szCs w:val="28"/>
          <w:lang w:eastAsia="es-AR"/>
        </w:rPr>
        <w:drawing>
          <wp:anchor distT="0" distB="0" distL="114300" distR="114300" simplePos="0" relativeHeight="251668992" behindDoc="0" locked="0" layoutInCell="1" allowOverlap="1">
            <wp:simplePos x="0" y="0"/>
            <wp:positionH relativeFrom="column">
              <wp:posOffset>0</wp:posOffset>
            </wp:positionH>
            <wp:positionV relativeFrom="paragraph">
              <wp:posOffset>742315</wp:posOffset>
            </wp:positionV>
            <wp:extent cx="5400675" cy="2762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anchor>
        </w:drawing>
      </w:r>
      <w:r>
        <w:rPr>
          <w:lang w:eastAsia="ar-SA"/>
        </w:rPr>
        <w:t>En la Figura 12 podemos ver en detalle un error asociado al resultado del tipo “Mal”. Indicándonos los criterios de conformidad que no se están cumpliendo, en este caso se trata del Criterio 2.4.1.</w:t>
      </w:r>
    </w:p>
    <w:p w:rsidR="00B3258E" w:rsidRDefault="00B3258E" w:rsidP="00B3258E">
      <w:pPr>
        <w:pStyle w:val="Epgrafe"/>
      </w:pPr>
      <w:bookmarkStart w:id="288" w:name="_Toc526275419"/>
      <w:r>
        <w:t xml:space="preserve">Figura </w:t>
      </w:r>
      <w:r w:rsidR="003D3979">
        <w:fldChar w:fldCharType="begin"/>
      </w:r>
      <w:r>
        <w:instrText xml:space="preserve"> SEQ Figura \* ARABIC </w:instrText>
      </w:r>
      <w:r w:rsidR="003D3979">
        <w:fldChar w:fldCharType="separate"/>
      </w:r>
      <w:r>
        <w:rPr>
          <w:noProof/>
        </w:rPr>
        <w:t>12</w:t>
      </w:r>
      <w:r w:rsidR="003D3979">
        <w:fldChar w:fldCharType="end"/>
      </w:r>
      <w:r>
        <w:t xml:space="preserve"> Detalle de resultado “Mal”</w:t>
      </w:r>
      <w:bookmarkEnd w:id="288"/>
    </w:p>
    <w:p w:rsidR="00B3258E" w:rsidRPr="00B3258E" w:rsidRDefault="00B3258E" w:rsidP="00B3258E">
      <w:pPr>
        <w:rPr>
          <w:lang w:val="es-ES" w:eastAsia="es-ES"/>
        </w:rPr>
      </w:pPr>
    </w:p>
    <w:p w:rsidR="00B3258E" w:rsidRDefault="00B3258E" w:rsidP="00B3258E">
      <w:r>
        <w:t>Ingresando en la página oficial de la W3C</w:t>
      </w:r>
      <w:r w:rsidR="00285B16">
        <w:t xml:space="preserve"> [5]</w:t>
      </w:r>
      <w:r>
        <w:t>, podemos ver en detalle a que se refiere este criterio. Ver Figura 13.</w:t>
      </w:r>
    </w:p>
    <w:p w:rsidR="00B3258E" w:rsidRDefault="00B3258E" w:rsidP="00B3258E">
      <w:pPr>
        <w:pStyle w:val="Epgrafe"/>
      </w:pPr>
      <w:bookmarkStart w:id="289" w:name="_Toc526275420"/>
      <w:r>
        <w:t xml:space="preserve">Figura </w:t>
      </w:r>
      <w:r w:rsidR="003D3979">
        <w:fldChar w:fldCharType="begin"/>
      </w:r>
      <w:r>
        <w:instrText xml:space="preserve"> SEQ Figura \* ARABIC </w:instrText>
      </w:r>
      <w:r w:rsidR="003D3979">
        <w:fldChar w:fldCharType="separate"/>
      </w:r>
      <w:r>
        <w:rPr>
          <w:noProof/>
        </w:rPr>
        <w:t>13</w:t>
      </w:r>
      <w:r w:rsidR="003D3979">
        <w:fldChar w:fldCharType="end"/>
      </w:r>
      <w:r>
        <w:rPr>
          <w:noProof/>
          <w:lang w:val="es-AR" w:eastAsia="es-AR"/>
        </w:rPr>
        <w:drawing>
          <wp:anchor distT="0" distB="0" distL="114300" distR="114300" simplePos="0" relativeHeight="251672064" behindDoc="0" locked="0" layoutInCell="1" allowOverlap="1">
            <wp:simplePos x="0" y="0"/>
            <wp:positionH relativeFrom="column">
              <wp:posOffset>-3810</wp:posOffset>
            </wp:positionH>
            <wp:positionV relativeFrom="paragraph">
              <wp:posOffset>3175</wp:posOffset>
            </wp:positionV>
            <wp:extent cx="5391150" cy="3248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anchor>
        </w:drawing>
      </w:r>
      <w:r>
        <w:t xml:space="preserve"> Criterio de Conformidad 2.4.1</w:t>
      </w:r>
      <w:bookmarkEnd w:id="289"/>
    </w:p>
    <w:p w:rsidR="00B3258E" w:rsidRDefault="00B3258E" w:rsidP="005619C1">
      <w:pPr>
        <w:autoSpaceDE w:val="0"/>
        <w:autoSpaceDN w:val="0"/>
        <w:adjustRightInd w:val="0"/>
        <w:rPr>
          <w:rFonts w:cs="Arial"/>
          <w:b/>
          <w:sz w:val="28"/>
          <w:szCs w:val="28"/>
        </w:rPr>
      </w:pPr>
    </w:p>
    <w:p w:rsidR="00285B16" w:rsidRDefault="00285B16" w:rsidP="005619C1">
      <w:pPr>
        <w:autoSpaceDE w:val="0"/>
        <w:autoSpaceDN w:val="0"/>
        <w:adjustRightInd w:val="0"/>
        <w:rPr>
          <w:rFonts w:cs="Arial"/>
          <w:b/>
          <w:sz w:val="28"/>
          <w:szCs w:val="28"/>
        </w:rPr>
      </w:pPr>
    </w:p>
    <w:p w:rsidR="00B3258E" w:rsidRDefault="00B3258E" w:rsidP="003B4F1F">
      <w:pPr>
        <w:pStyle w:val="Prrafodelista"/>
        <w:numPr>
          <w:ilvl w:val="0"/>
          <w:numId w:val="17"/>
        </w:numPr>
        <w:ind w:left="426"/>
      </w:pPr>
      <w:r w:rsidRPr="00285B16">
        <w:rPr>
          <w:u w:val="single"/>
        </w:rPr>
        <w:t>Beneficios específicos del Criterio de Conformidad 2.4.1</w:t>
      </w:r>
      <w:r w:rsidRPr="00285B16">
        <w:t>:</w:t>
      </w:r>
      <w:r>
        <w:t>Cuando no se satisface este Criterio de Conformidad</w:t>
      </w:r>
      <w:r w:rsidR="00285B16">
        <w:t xml:space="preserve"> [5]</w:t>
      </w:r>
      <w:r>
        <w:t>, se le puede dificultar a las personas con discapacidad alcanzar el contenido principal de la página de una manera rápida y fácil.</w:t>
      </w:r>
    </w:p>
    <w:p w:rsidR="00B3258E" w:rsidRDefault="00B3258E" w:rsidP="00285B16">
      <w:pPr>
        <w:ind w:left="426"/>
      </w:pPr>
      <w:r>
        <w:t>Los usuarios de lectores de pantalla que visitan varias páginas del mismo sitio pueden evitar la lectura de los gráficos de la cabecera y docenas de enlaces de navegación en cada página antes de que el programa lea el contenido principal.</w:t>
      </w:r>
    </w:p>
    <w:p w:rsidR="00B3258E" w:rsidRDefault="00B3258E" w:rsidP="00285B16">
      <w:pPr>
        <w:ind w:left="426"/>
      </w:pPr>
      <w:r>
        <w:t>Las personas que usan solamente el teclado o una interfaz de teclado pueden llegar al contenido con menos pulsaciones de teclas. De otra forma, podrían necesitar docenas de pulsaciones antes de alcanzar un enlace en el área principal del contenido. Esto podría tomar mucho tiempo y causar daño físico a algunos usuarios.</w:t>
      </w:r>
    </w:p>
    <w:p w:rsidR="00B3258E" w:rsidRDefault="00B3258E" w:rsidP="00285B16">
      <w:pPr>
        <w:ind w:left="426"/>
      </w:pPr>
      <w:r>
        <w:t>Las personas que utilizan magnificadores de pantalla no necesitan buscar a través de los mismos encabezados u otros bloques de información para encontrar dónde comienza el contenido cada vez que entran en una nueva página.</w:t>
      </w:r>
    </w:p>
    <w:p w:rsidR="00B3258E" w:rsidRDefault="00B3258E" w:rsidP="00285B16">
      <w:pPr>
        <w:ind w:left="426"/>
      </w:pPr>
      <w:r>
        <w:t>Tanto las personas con limitaciones cognitivas como quienes usan lectores de pantalla se pueden beneficiar cuando los enlaces están agrupados en listas.</w:t>
      </w:r>
    </w:p>
    <w:p w:rsidR="00B3258E" w:rsidRPr="00285B16" w:rsidRDefault="00B3258E" w:rsidP="00285B16">
      <w:pPr>
        <w:spacing w:before="240"/>
        <w:ind w:left="426"/>
        <w:rPr>
          <w:b/>
        </w:rPr>
      </w:pPr>
      <w:r w:rsidRPr="00285B16">
        <w:rPr>
          <w:b/>
        </w:rPr>
        <w:t>Ejemplo del Criterio de Conformidad 2.4.1</w:t>
      </w:r>
    </w:p>
    <w:p w:rsidR="00B3258E" w:rsidRDefault="00B3258E" w:rsidP="00285B16">
      <w:pPr>
        <w:ind w:left="426"/>
      </w:pPr>
      <w:r>
        <w:t>La página inicial de una agencia de noticias contiene una nota principal en el centro de la página, rodeada por varios bloques y barras laterales para publicidad, búsqueda y otros servicios. Existe un enlace en la parte superior de la página que permite saltar a la nota principal. Sin ese enlace, los usuarios de teclados necesitan tabular a través de 40 enlaces para llegar al contenido principal; los usuarios de lectores de pantalla tienen que escuchar hasta 200 palabras y los usuarios de magnificadores de pantalla deben buscar por toda la página para ubicar la nota principal.</w:t>
      </w:r>
    </w:p>
    <w:p w:rsidR="00B3258E" w:rsidRDefault="00B3258E" w:rsidP="005619C1">
      <w:pPr>
        <w:autoSpaceDE w:val="0"/>
        <w:autoSpaceDN w:val="0"/>
        <w:adjustRightInd w:val="0"/>
        <w:rPr>
          <w:rFonts w:cs="Arial"/>
          <w:b/>
          <w:sz w:val="28"/>
          <w:szCs w:val="28"/>
        </w:rPr>
      </w:pPr>
    </w:p>
    <w:p w:rsidR="00B3258E" w:rsidRDefault="00B3258E" w:rsidP="005619C1">
      <w:pPr>
        <w:autoSpaceDE w:val="0"/>
        <w:autoSpaceDN w:val="0"/>
        <w:adjustRightInd w:val="0"/>
        <w:rPr>
          <w:rFonts w:cs="Arial"/>
          <w:b/>
          <w:sz w:val="28"/>
          <w:szCs w:val="28"/>
        </w:rPr>
      </w:pPr>
    </w:p>
    <w:p w:rsidR="00B3258E" w:rsidRDefault="00B3258E" w:rsidP="005619C1">
      <w:pPr>
        <w:autoSpaceDE w:val="0"/>
        <w:autoSpaceDN w:val="0"/>
        <w:adjustRightInd w:val="0"/>
        <w:rPr>
          <w:rFonts w:cs="Arial"/>
          <w:b/>
          <w:sz w:val="28"/>
          <w:szCs w:val="28"/>
        </w:rPr>
      </w:pPr>
    </w:p>
    <w:p w:rsidR="00B3258E" w:rsidRDefault="00B3258E" w:rsidP="005619C1">
      <w:pPr>
        <w:autoSpaceDE w:val="0"/>
        <w:autoSpaceDN w:val="0"/>
        <w:adjustRightInd w:val="0"/>
        <w:rPr>
          <w:rFonts w:cs="Arial"/>
          <w:b/>
          <w:sz w:val="28"/>
          <w:szCs w:val="28"/>
        </w:rPr>
      </w:pPr>
    </w:p>
    <w:p w:rsidR="00B3258E" w:rsidRDefault="00B3258E" w:rsidP="005619C1">
      <w:pPr>
        <w:autoSpaceDE w:val="0"/>
        <w:autoSpaceDN w:val="0"/>
        <w:adjustRightInd w:val="0"/>
        <w:rPr>
          <w:rFonts w:cs="Arial"/>
          <w:b/>
          <w:sz w:val="28"/>
          <w:szCs w:val="28"/>
        </w:rPr>
      </w:pPr>
    </w:p>
    <w:p w:rsidR="00B3258E" w:rsidRDefault="00B3258E" w:rsidP="005619C1">
      <w:pPr>
        <w:autoSpaceDE w:val="0"/>
        <w:autoSpaceDN w:val="0"/>
        <w:adjustRightInd w:val="0"/>
        <w:rPr>
          <w:rFonts w:cs="Arial"/>
          <w:b/>
          <w:sz w:val="28"/>
          <w:szCs w:val="28"/>
        </w:rPr>
      </w:pPr>
    </w:p>
    <w:p w:rsidR="00B3258E" w:rsidRDefault="00B3258E">
      <w:pPr>
        <w:spacing w:after="160" w:line="259" w:lineRule="auto"/>
        <w:jc w:val="left"/>
        <w:rPr>
          <w:rFonts w:cs="Arial"/>
          <w:b/>
          <w:sz w:val="28"/>
          <w:szCs w:val="28"/>
        </w:rPr>
      </w:pPr>
    </w:p>
    <w:p w:rsidR="00C4023F" w:rsidRDefault="00722D80" w:rsidP="00E77DDB">
      <w:pPr>
        <w:pStyle w:val="Titulo3"/>
        <w:numPr>
          <w:ilvl w:val="3"/>
          <w:numId w:val="18"/>
        </w:numPr>
        <w:ind w:left="1134"/>
      </w:pPr>
      <w:r>
        <w:rPr>
          <w:rFonts w:cs="Arial"/>
          <w:b w:val="0"/>
          <w:noProof/>
          <w:sz w:val="28"/>
          <w:lang w:val="es-AR" w:eastAsia="es-AR"/>
        </w:rPr>
        <w:drawing>
          <wp:anchor distT="0" distB="0" distL="114300" distR="114300" simplePos="0" relativeHeight="251652608" behindDoc="0" locked="0" layoutInCell="1" allowOverlap="1">
            <wp:simplePos x="0" y="0"/>
            <wp:positionH relativeFrom="column">
              <wp:posOffset>6350</wp:posOffset>
            </wp:positionH>
            <wp:positionV relativeFrom="paragraph">
              <wp:posOffset>416560</wp:posOffset>
            </wp:positionV>
            <wp:extent cx="5391150" cy="304800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anchor>
        </w:drawing>
      </w:r>
      <w:r w:rsidR="0098167D">
        <w:t>Iteración</w:t>
      </w:r>
      <w:r w:rsidR="00A6569D">
        <w:t xml:space="preserve"> 3</w:t>
      </w:r>
    </w:p>
    <w:p w:rsidR="00D80288" w:rsidRDefault="000E56C9" w:rsidP="000E56C9">
      <w:pPr>
        <w:pStyle w:val="Epgrafe"/>
        <w:rPr>
          <w:rFonts w:cs="Arial"/>
          <w:b/>
          <w:sz w:val="28"/>
          <w:szCs w:val="28"/>
        </w:rPr>
      </w:pPr>
      <w:bookmarkStart w:id="290" w:name="_Toc526275421"/>
      <w:r>
        <w:t xml:space="preserve">Figura </w:t>
      </w:r>
      <w:r w:rsidR="003D3979">
        <w:fldChar w:fldCharType="begin"/>
      </w:r>
      <w:r>
        <w:instrText xml:space="preserve"> SEQ Figura \* ARABIC </w:instrText>
      </w:r>
      <w:r w:rsidR="003D3979">
        <w:fldChar w:fldCharType="separate"/>
      </w:r>
      <w:r w:rsidR="00B3258E">
        <w:rPr>
          <w:noProof/>
        </w:rPr>
        <w:t>14</w:t>
      </w:r>
      <w:r w:rsidR="003D3979">
        <w:fldChar w:fldCharType="end"/>
      </w:r>
      <w:r w:rsidR="00D80288">
        <w:t>Informe de eXaminator (</w:t>
      </w:r>
      <w:r w:rsidR="007C5461">
        <w:t>3</w:t>
      </w:r>
      <w:r w:rsidR="00D80288">
        <w:t>)</w:t>
      </w:r>
      <w:bookmarkEnd w:id="290"/>
    </w:p>
    <w:p w:rsidR="00C4023F" w:rsidRDefault="00C4023F" w:rsidP="005619C1">
      <w:pPr>
        <w:autoSpaceDE w:val="0"/>
        <w:autoSpaceDN w:val="0"/>
        <w:adjustRightInd w:val="0"/>
        <w:rPr>
          <w:rFonts w:cs="Arial"/>
          <w:b/>
          <w:sz w:val="28"/>
          <w:szCs w:val="28"/>
        </w:rPr>
      </w:pPr>
    </w:p>
    <w:p w:rsidR="00C4023F" w:rsidRDefault="00C4023F" w:rsidP="005619C1">
      <w:pPr>
        <w:autoSpaceDE w:val="0"/>
        <w:autoSpaceDN w:val="0"/>
        <w:adjustRightInd w:val="0"/>
        <w:rPr>
          <w:rFonts w:cs="Arial"/>
          <w:b/>
          <w:sz w:val="28"/>
          <w:szCs w:val="28"/>
        </w:rPr>
      </w:pPr>
    </w:p>
    <w:p w:rsidR="00A6569D" w:rsidRDefault="000E56C9" w:rsidP="000E56C9">
      <w:pPr>
        <w:pStyle w:val="Epgrafe"/>
      </w:pPr>
      <w:bookmarkStart w:id="291" w:name="_Toc526275422"/>
      <w:r>
        <w:t xml:space="preserve">Figura </w:t>
      </w:r>
      <w:r w:rsidR="003D3979">
        <w:fldChar w:fldCharType="begin"/>
      </w:r>
      <w:r>
        <w:instrText xml:space="preserve"> SEQ Figura \* ARABIC </w:instrText>
      </w:r>
      <w:r w:rsidR="003D3979">
        <w:fldChar w:fldCharType="separate"/>
      </w:r>
      <w:r w:rsidR="00B3258E">
        <w:rPr>
          <w:noProof/>
        </w:rPr>
        <w:t>15</w:t>
      </w:r>
      <w:r w:rsidR="003D3979">
        <w:fldChar w:fldCharType="end"/>
      </w:r>
      <w:r w:rsidR="00A6569D">
        <w:rPr>
          <w:rFonts w:cs="Arial"/>
          <w:b/>
          <w:noProof/>
          <w:sz w:val="28"/>
          <w:szCs w:val="28"/>
          <w:lang w:val="es-AR" w:eastAsia="es-AR"/>
        </w:rPr>
        <w:drawing>
          <wp:anchor distT="0" distB="0" distL="114300" distR="114300" simplePos="0" relativeHeight="251654656" behindDoc="0" locked="0" layoutInCell="1" allowOverlap="1">
            <wp:simplePos x="0" y="0"/>
            <wp:positionH relativeFrom="column">
              <wp:posOffset>-3810</wp:posOffset>
            </wp:positionH>
            <wp:positionV relativeFrom="paragraph">
              <wp:posOffset>82550</wp:posOffset>
            </wp:positionV>
            <wp:extent cx="5391150" cy="381952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3819525"/>
                    </a:xfrm>
                    <a:prstGeom prst="rect">
                      <a:avLst/>
                    </a:prstGeom>
                    <a:noFill/>
                    <a:ln>
                      <a:noFill/>
                    </a:ln>
                  </pic:spPr>
                </pic:pic>
              </a:graphicData>
            </a:graphic>
          </wp:anchor>
        </w:drawing>
      </w:r>
      <w:r w:rsidR="007C5461">
        <w:t>Lista completa de pruebas (2)</w:t>
      </w:r>
      <w:bookmarkEnd w:id="291"/>
    </w:p>
    <w:p w:rsidR="00A6569D" w:rsidRDefault="00A6569D" w:rsidP="00A6569D">
      <w:pPr>
        <w:rPr>
          <w:lang w:val="es-ES" w:eastAsia="es-ES"/>
        </w:rPr>
      </w:pPr>
    </w:p>
    <w:p w:rsidR="00A6569D" w:rsidRDefault="00A6569D" w:rsidP="00A6569D">
      <w:pPr>
        <w:rPr>
          <w:lang w:val="es-ES" w:eastAsia="es-ES"/>
        </w:rPr>
      </w:pPr>
    </w:p>
    <w:p w:rsidR="00A6569D" w:rsidRPr="00A6569D" w:rsidRDefault="00A6569D" w:rsidP="00A6569D">
      <w:pPr>
        <w:rPr>
          <w:lang w:val="es-ES" w:eastAsia="es-ES"/>
        </w:rPr>
      </w:pPr>
      <w:r>
        <w:rPr>
          <w:noProof/>
          <w:lang w:eastAsia="es-AR"/>
        </w:rPr>
        <w:drawing>
          <wp:inline distT="0" distB="0" distL="0" distR="0">
            <wp:extent cx="5400675" cy="1790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inline>
        </w:drawing>
      </w:r>
    </w:p>
    <w:p w:rsidR="00E3174C" w:rsidRDefault="000E56C9" w:rsidP="000E56C9">
      <w:pPr>
        <w:pStyle w:val="Epgrafe"/>
        <w:rPr>
          <w:rFonts w:cs="Arial"/>
          <w:b/>
          <w:sz w:val="28"/>
          <w:szCs w:val="28"/>
        </w:rPr>
      </w:pPr>
      <w:bookmarkStart w:id="292" w:name="_Toc526275423"/>
      <w:r>
        <w:t xml:space="preserve">Figura </w:t>
      </w:r>
      <w:r w:rsidR="003D3979">
        <w:fldChar w:fldCharType="begin"/>
      </w:r>
      <w:r>
        <w:instrText xml:space="preserve"> SEQ Figura \* ARABIC </w:instrText>
      </w:r>
      <w:r w:rsidR="003D3979">
        <w:fldChar w:fldCharType="separate"/>
      </w:r>
      <w:r w:rsidR="00B3258E">
        <w:rPr>
          <w:noProof/>
        </w:rPr>
        <w:t>16</w:t>
      </w:r>
      <w:r w:rsidR="003D3979">
        <w:fldChar w:fldCharType="end"/>
      </w:r>
      <w:r w:rsidR="007C5461">
        <w:t>Score ponderado (2)</w:t>
      </w:r>
      <w:bookmarkEnd w:id="292"/>
    </w:p>
    <w:p w:rsidR="00E3174C" w:rsidRDefault="00145D58" w:rsidP="005619C1">
      <w:pPr>
        <w:autoSpaceDE w:val="0"/>
        <w:autoSpaceDN w:val="0"/>
        <w:adjustRightInd w:val="0"/>
        <w:rPr>
          <w:rFonts w:cs="Arial"/>
          <w:b/>
          <w:sz w:val="28"/>
          <w:szCs w:val="28"/>
        </w:rPr>
      </w:pPr>
      <w:r>
        <w:rPr>
          <w:rFonts w:cs="Arial"/>
          <w:b/>
          <w:noProof/>
          <w:sz w:val="28"/>
          <w:szCs w:val="28"/>
          <w:lang w:eastAsia="es-AR"/>
        </w:rPr>
        <w:drawing>
          <wp:anchor distT="0" distB="0" distL="114300" distR="114300" simplePos="0" relativeHeight="251659776" behindDoc="0" locked="0" layoutInCell="1" allowOverlap="1">
            <wp:simplePos x="0" y="0"/>
            <wp:positionH relativeFrom="column">
              <wp:posOffset>-22860</wp:posOffset>
            </wp:positionH>
            <wp:positionV relativeFrom="paragraph">
              <wp:posOffset>316865</wp:posOffset>
            </wp:positionV>
            <wp:extent cx="5400675" cy="35718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anchor>
        </w:drawing>
      </w:r>
    </w:p>
    <w:p w:rsidR="00145D58" w:rsidRDefault="000E56C9" w:rsidP="000E56C9">
      <w:pPr>
        <w:pStyle w:val="Epgrafe"/>
        <w:rPr>
          <w:rFonts w:cs="Arial"/>
          <w:b/>
          <w:sz w:val="28"/>
          <w:szCs w:val="28"/>
        </w:rPr>
      </w:pPr>
      <w:bookmarkStart w:id="293" w:name="_Toc526275424"/>
      <w:r>
        <w:t xml:space="preserve">Figura </w:t>
      </w:r>
      <w:r w:rsidR="003D3979">
        <w:fldChar w:fldCharType="begin"/>
      </w:r>
      <w:r>
        <w:instrText xml:space="preserve"> SEQ Figura \* ARABIC </w:instrText>
      </w:r>
      <w:r w:rsidR="003D3979">
        <w:fldChar w:fldCharType="separate"/>
      </w:r>
      <w:r w:rsidR="00B3258E">
        <w:rPr>
          <w:noProof/>
        </w:rPr>
        <w:t>17</w:t>
      </w:r>
      <w:r w:rsidR="003D3979">
        <w:fldChar w:fldCharType="end"/>
      </w:r>
      <w:r w:rsidR="00D02395">
        <w:rPr>
          <w:rFonts w:cs="Arial"/>
          <w:b/>
          <w:noProof/>
          <w:sz w:val="28"/>
          <w:szCs w:val="28"/>
          <w:lang w:val="es-AR" w:eastAsia="es-AR"/>
        </w:rPr>
        <w:drawing>
          <wp:anchor distT="0" distB="0" distL="114300" distR="114300" simplePos="0" relativeHeight="251656704" behindDoc="0" locked="0" layoutInCell="1" allowOverlap="1">
            <wp:simplePos x="0" y="0"/>
            <wp:positionH relativeFrom="column">
              <wp:posOffset>-3810</wp:posOffset>
            </wp:positionH>
            <wp:positionV relativeFrom="paragraph">
              <wp:posOffset>4042410</wp:posOffset>
            </wp:positionV>
            <wp:extent cx="5400675" cy="153352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anchor>
        </w:drawing>
      </w:r>
      <w:r w:rsidR="008272DB">
        <w:t>Detalle de resultado “Mal”</w:t>
      </w:r>
      <w:bookmarkEnd w:id="293"/>
    </w:p>
    <w:p w:rsidR="00D02395" w:rsidRDefault="000E56C9" w:rsidP="000E56C9">
      <w:pPr>
        <w:pStyle w:val="Epgrafe"/>
        <w:rPr>
          <w:rFonts w:cs="Arial"/>
          <w:b/>
          <w:sz w:val="28"/>
          <w:szCs w:val="28"/>
        </w:rPr>
      </w:pPr>
      <w:bookmarkStart w:id="294" w:name="_Toc526275425"/>
      <w:r>
        <w:t xml:space="preserve">Figura </w:t>
      </w:r>
      <w:r w:rsidR="003D3979">
        <w:fldChar w:fldCharType="begin"/>
      </w:r>
      <w:r>
        <w:instrText xml:space="preserve"> SEQ Figura \* ARABIC </w:instrText>
      </w:r>
      <w:r w:rsidR="003D3979">
        <w:fldChar w:fldCharType="separate"/>
      </w:r>
      <w:r w:rsidR="00B3258E">
        <w:rPr>
          <w:noProof/>
        </w:rPr>
        <w:t>18</w:t>
      </w:r>
      <w:r w:rsidR="003D3979">
        <w:fldChar w:fldCharType="end"/>
      </w:r>
      <w:r w:rsidR="008272DB">
        <w:t>Código sin corregir (2)</w:t>
      </w:r>
      <w:bookmarkEnd w:id="294"/>
    </w:p>
    <w:p w:rsidR="00E3174C" w:rsidRDefault="00D02395" w:rsidP="005619C1">
      <w:pPr>
        <w:autoSpaceDE w:val="0"/>
        <w:autoSpaceDN w:val="0"/>
        <w:adjustRightInd w:val="0"/>
        <w:rPr>
          <w:rFonts w:cs="Arial"/>
          <w:b/>
          <w:sz w:val="28"/>
          <w:szCs w:val="28"/>
        </w:rPr>
      </w:pPr>
      <w:r>
        <w:rPr>
          <w:rFonts w:cs="Arial"/>
          <w:b/>
          <w:noProof/>
          <w:sz w:val="28"/>
          <w:szCs w:val="28"/>
          <w:lang w:eastAsia="es-AR"/>
        </w:rPr>
        <w:drawing>
          <wp:anchor distT="0" distB="0" distL="114300" distR="114300" simplePos="0" relativeHeight="251660800" behindDoc="0" locked="0" layoutInCell="1" allowOverlap="1">
            <wp:simplePos x="0" y="0"/>
            <wp:positionH relativeFrom="column">
              <wp:posOffset>-3810</wp:posOffset>
            </wp:positionH>
            <wp:positionV relativeFrom="paragraph">
              <wp:posOffset>393065</wp:posOffset>
            </wp:positionV>
            <wp:extent cx="5400675" cy="10191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anchor>
        </w:drawing>
      </w:r>
    </w:p>
    <w:p w:rsidR="00D02395" w:rsidRDefault="000E56C9" w:rsidP="000E56C9">
      <w:pPr>
        <w:pStyle w:val="Epgrafe"/>
        <w:rPr>
          <w:rFonts w:cs="Arial"/>
          <w:b/>
          <w:sz w:val="28"/>
          <w:szCs w:val="28"/>
        </w:rPr>
      </w:pPr>
      <w:bookmarkStart w:id="295" w:name="_Toc526275426"/>
      <w:r>
        <w:t xml:space="preserve">Figura </w:t>
      </w:r>
      <w:r w:rsidR="003D3979">
        <w:fldChar w:fldCharType="begin"/>
      </w:r>
      <w:r>
        <w:instrText xml:space="preserve"> SEQ Figura \* ARABIC </w:instrText>
      </w:r>
      <w:r w:rsidR="003D3979">
        <w:fldChar w:fldCharType="separate"/>
      </w:r>
      <w:r w:rsidR="00B3258E">
        <w:rPr>
          <w:noProof/>
        </w:rPr>
        <w:t>19</w:t>
      </w:r>
      <w:r w:rsidR="003D3979">
        <w:fldChar w:fldCharType="end"/>
      </w:r>
      <w:r w:rsidR="008272DB">
        <w:t>Código corregido (2)</w:t>
      </w:r>
      <w:bookmarkEnd w:id="295"/>
    </w:p>
    <w:p w:rsidR="00E3174C" w:rsidRDefault="00E3174C" w:rsidP="005619C1">
      <w:pPr>
        <w:autoSpaceDE w:val="0"/>
        <w:autoSpaceDN w:val="0"/>
        <w:adjustRightInd w:val="0"/>
        <w:rPr>
          <w:rFonts w:cs="Arial"/>
          <w:b/>
          <w:sz w:val="28"/>
          <w:szCs w:val="28"/>
        </w:rPr>
      </w:pPr>
    </w:p>
    <w:p w:rsidR="00E3174C" w:rsidRDefault="00E3174C" w:rsidP="005619C1">
      <w:pPr>
        <w:autoSpaceDE w:val="0"/>
        <w:autoSpaceDN w:val="0"/>
        <w:adjustRightInd w:val="0"/>
        <w:rPr>
          <w:rFonts w:cs="Arial"/>
          <w:b/>
          <w:sz w:val="28"/>
          <w:szCs w:val="28"/>
        </w:rPr>
      </w:pPr>
    </w:p>
    <w:p w:rsidR="00650276" w:rsidRDefault="000E56C9" w:rsidP="000E56C9">
      <w:pPr>
        <w:pStyle w:val="Epgrafe"/>
        <w:rPr>
          <w:rFonts w:cs="Arial"/>
          <w:b/>
          <w:sz w:val="28"/>
          <w:szCs w:val="28"/>
        </w:rPr>
      </w:pPr>
      <w:bookmarkStart w:id="296" w:name="_Toc526275427"/>
      <w:r>
        <w:t xml:space="preserve">Figura </w:t>
      </w:r>
      <w:r w:rsidR="003D3979">
        <w:fldChar w:fldCharType="begin"/>
      </w:r>
      <w:r>
        <w:instrText xml:space="preserve"> SEQ Figura \* ARABIC </w:instrText>
      </w:r>
      <w:r w:rsidR="003D3979">
        <w:fldChar w:fldCharType="separate"/>
      </w:r>
      <w:r w:rsidR="00B3258E">
        <w:rPr>
          <w:noProof/>
        </w:rPr>
        <w:t>20</w:t>
      </w:r>
      <w:r w:rsidR="003D3979">
        <w:fldChar w:fldCharType="end"/>
      </w:r>
      <w:r w:rsidR="00FB22E0">
        <w:rPr>
          <w:rFonts w:cs="Arial"/>
          <w:b/>
          <w:noProof/>
          <w:sz w:val="28"/>
          <w:szCs w:val="28"/>
          <w:lang w:val="es-AR" w:eastAsia="es-AR"/>
        </w:rPr>
        <w:drawing>
          <wp:anchor distT="0" distB="0" distL="114300" distR="114300" simplePos="0" relativeHeight="251658752" behindDoc="0" locked="0" layoutInCell="1" allowOverlap="1">
            <wp:simplePos x="0" y="0"/>
            <wp:positionH relativeFrom="column">
              <wp:posOffset>-3810</wp:posOffset>
            </wp:positionH>
            <wp:positionV relativeFrom="paragraph">
              <wp:posOffset>233045</wp:posOffset>
            </wp:positionV>
            <wp:extent cx="5400040" cy="3380977"/>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3380977"/>
                    </a:xfrm>
                    <a:prstGeom prst="rect">
                      <a:avLst/>
                    </a:prstGeom>
                    <a:noFill/>
                    <a:ln>
                      <a:noFill/>
                    </a:ln>
                  </pic:spPr>
                </pic:pic>
              </a:graphicData>
            </a:graphic>
          </wp:anchor>
        </w:drawing>
      </w:r>
      <w:r w:rsidR="008272DB">
        <w:t>Informe de eXaminator (4)</w:t>
      </w:r>
      <w:bookmarkEnd w:id="296"/>
    </w:p>
    <w:p w:rsidR="00E3174C" w:rsidRDefault="00E3174C" w:rsidP="005619C1">
      <w:pPr>
        <w:autoSpaceDE w:val="0"/>
        <w:autoSpaceDN w:val="0"/>
        <w:adjustRightInd w:val="0"/>
        <w:rPr>
          <w:rFonts w:cs="Arial"/>
          <w:b/>
          <w:sz w:val="28"/>
          <w:szCs w:val="28"/>
        </w:rPr>
      </w:pPr>
    </w:p>
    <w:p w:rsidR="00E3174C" w:rsidRDefault="00E3174C" w:rsidP="005619C1">
      <w:pPr>
        <w:autoSpaceDE w:val="0"/>
        <w:autoSpaceDN w:val="0"/>
        <w:adjustRightInd w:val="0"/>
        <w:rPr>
          <w:rFonts w:cs="Arial"/>
          <w:b/>
          <w:sz w:val="28"/>
          <w:szCs w:val="28"/>
        </w:rPr>
      </w:pPr>
    </w:p>
    <w:p w:rsidR="00E3174C" w:rsidRDefault="00E3174C" w:rsidP="005619C1">
      <w:pPr>
        <w:autoSpaceDE w:val="0"/>
        <w:autoSpaceDN w:val="0"/>
        <w:adjustRightInd w:val="0"/>
        <w:rPr>
          <w:rFonts w:cs="Arial"/>
          <w:b/>
          <w:sz w:val="28"/>
          <w:szCs w:val="28"/>
        </w:rPr>
      </w:pPr>
    </w:p>
    <w:p w:rsidR="00E3174C" w:rsidRDefault="00E3174C" w:rsidP="005619C1">
      <w:pPr>
        <w:autoSpaceDE w:val="0"/>
        <w:autoSpaceDN w:val="0"/>
        <w:adjustRightInd w:val="0"/>
        <w:rPr>
          <w:rFonts w:cs="Arial"/>
          <w:b/>
          <w:sz w:val="28"/>
          <w:szCs w:val="28"/>
        </w:rPr>
      </w:pPr>
    </w:p>
    <w:p w:rsidR="00E3174C" w:rsidRDefault="00E3174C" w:rsidP="005619C1">
      <w:pPr>
        <w:autoSpaceDE w:val="0"/>
        <w:autoSpaceDN w:val="0"/>
        <w:adjustRightInd w:val="0"/>
        <w:rPr>
          <w:rFonts w:cs="Arial"/>
          <w:b/>
          <w:sz w:val="28"/>
          <w:szCs w:val="28"/>
        </w:rPr>
      </w:pPr>
    </w:p>
    <w:p w:rsidR="00E3174C" w:rsidRDefault="00E3174C" w:rsidP="005619C1">
      <w:pPr>
        <w:autoSpaceDE w:val="0"/>
        <w:autoSpaceDN w:val="0"/>
        <w:adjustRightInd w:val="0"/>
        <w:rPr>
          <w:rFonts w:cs="Arial"/>
          <w:b/>
          <w:sz w:val="28"/>
          <w:szCs w:val="28"/>
        </w:rPr>
      </w:pPr>
    </w:p>
    <w:p w:rsidR="00E3174C" w:rsidRDefault="00E3174C" w:rsidP="005619C1">
      <w:pPr>
        <w:autoSpaceDE w:val="0"/>
        <w:autoSpaceDN w:val="0"/>
        <w:adjustRightInd w:val="0"/>
        <w:rPr>
          <w:rFonts w:cs="Arial"/>
          <w:b/>
          <w:sz w:val="28"/>
          <w:szCs w:val="28"/>
        </w:rPr>
      </w:pPr>
    </w:p>
    <w:p w:rsidR="00E3174C" w:rsidRDefault="00E3174C" w:rsidP="005619C1">
      <w:pPr>
        <w:autoSpaceDE w:val="0"/>
        <w:autoSpaceDN w:val="0"/>
        <w:adjustRightInd w:val="0"/>
        <w:rPr>
          <w:rFonts w:cs="Arial"/>
          <w:b/>
          <w:sz w:val="28"/>
          <w:szCs w:val="28"/>
        </w:rPr>
      </w:pPr>
    </w:p>
    <w:p w:rsidR="00A87862" w:rsidRPr="00696939" w:rsidRDefault="008D696B" w:rsidP="00AC2415">
      <w:pPr>
        <w:pStyle w:val="Ttulo1"/>
      </w:pPr>
      <w:bookmarkStart w:id="297" w:name="_Toc526158740"/>
      <w:r>
        <w:t>Capítulo 3</w:t>
      </w:r>
      <w:r w:rsidR="005619C1" w:rsidRPr="005619C1">
        <w:t xml:space="preserve">) </w:t>
      </w:r>
      <w:r>
        <w:t>Herramientas y/o lenguajes de programación</w:t>
      </w:r>
      <w:bookmarkEnd w:id="297"/>
    </w:p>
    <w:p w:rsidR="008D6D3C" w:rsidRPr="00696939" w:rsidRDefault="008D6D3C" w:rsidP="00E77DDB">
      <w:pPr>
        <w:pStyle w:val="Prrafodelista"/>
        <w:numPr>
          <w:ilvl w:val="0"/>
          <w:numId w:val="3"/>
        </w:numPr>
        <w:spacing w:before="240"/>
        <w:rPr>
          <w:rFonts w:cs="Arial"/>
        </w:rPr>
      </w:pPr>
      <w:r w:rsidRPr="00696939">
        <w:rPr>
          <w:rFonts w:cs="Arial"/>
        </w:rPr>
        <w:t>HTML(Lenguaje de marcado de hipertexto)</w:t>
      </w:r>
      <w:r w:rsidR="00696939" w:rsidRPr="00696939">
        <w:rPr>
          <w:rFonts w:cs="Arial"/>
        </w:rPr>
        <w:t>:</w:t>
      </w:r>
      <w:r w:rsidRPr="00696939">
        <w:rPr>
          <w:rFonts w:cs="Arial"/>
        </w:rPr>
        <w:t xml:space="preserve"> es el lenguaje para describir la estructura de las páginas web [1</w:t>
      </w:r>
      <w:r w:rsidR="00406406">
        <w:rPr>
          <w:rFonts w:cs="Arial"/>
        </w:rPr>
        <w:t>0</w:t>
      </w:r>
      <w:r w:rsidRPr="00696939">
        <w:rPr>
          <w:rFonts w:cs="Arial"/>
        </w:rPr>
        <w:t>]. HTML da a los autores los medios para:</w:t>
      </w:r>
    </w:p>
    <w:p w:rsidR="008D6D3C" w:rsidRPr="00696939" w:rsidRDefault="008D6D3C" w:rsidP="00E77DDB">
      <w:pPr>
        <w:pStyle w:val="Prrafodelista"/>
        <w:numPr>
          <w:ilvl w:val="1"/>
          <w:numId w:val="3"/>
        </w:numPr>
        <w:spacing w:before="240"/>
        <w:rPr>
          <w:rFonts w:cs="Arial"/>
        </w:rPr>
      </w:pPr>
      <w:r w:rsidRPr="00696939">
        <w:rPr>
          <w:rStyle w:val="notranslate"/>
          <w:rFonts w:cs="Arial"/>
        </w:rPr>
        <w:t>Publi</w:t>
      </w:r>
      <w:r w:rsidR="00696939" w:rsidRPr="00696939">
        <w:rPr>
          <w:rStyle w:val="notranslate"/>
          <w:rFonts w:cs="Arial"/>
        </w:rPr>
        <w:t>car</w:t>
      </w:r>
      <w:r w:rsidRPr="00696939">
        <w:rPr>
          <w:rStyle w:val="notranslate"/>
          <w:rFonts w:cs="Arial"/>
        </w:rPr>
        <w:t xml:space="preserve"> documentos en línea con encabezados, texto, tablas, listas, fotos, etc.</w:t>
      </w:r>
    </w:p>
    <w:p w:rsidR="008D6D3C" w:rsidRPr="00696939" w:rsidRDefault="008D6D3C" w:rsidP="00E77DDB">
      <w:pPr>
        <w:pStyle w:val="Prrafodelista"/>
        <w:numPr>
          <w:ilvl w:val="1"/>
          <w:numId w:val="3"/>
        </w:numPr>
        <w:spacing w:before="240"/>
        <w:rPr>
          <w:rFonts w:cs="Arial"/>
        </w:rPr>
      </w:pPr>
      <w:r w:rsidRPr="00696939">
        <w:rPr>
          <w:rStyle w:val="notranslate"/>
          <w:rFonts w:cs="Arial"/>
        </w:rPr>
        <w:t>Recuper</w:t>
      </w:r>
      <w:r w:rsidR="00696939" w:rsidRPr="00696939">
        <w:rPr>
          <w:rStyle w:val="notranslate"/>
          <w:rFonts w:cs="Arial"/>
        </w:rPr>
        <w:t>ar</w:t>
      </w:r>
      <w:r w:rsidRPr="00696939">
        <w:rPr>
          <w:rStyle w:val="notranslate"/>
          <w:rFonts w:cs="Arial"/>
        </w:rPr>
        <w:t xml:space="preserve"> información en línea a través de enlaces de hipertexto, con solo presionar un botón.</w:t>
      </w:r>
    </w:p>
    <w:p w:rsidR="008D6D3C" w:rsidRPr="00696939" w:rsidRDefault="008D6D3C" w:rsidP="00E77DDB">
      <w:pPr>
        <w:pStyle w:val="Prrafodelista"/>
        <w:numPr>
          <w:ilvl w:val="1"/>
          <w:numId w:val="3"/>
        </w:numPr>
        <w:spacing w:before="240"/>
        <w:rPr>
          <w:rFonts w:cs="Arial"/>
        </w:rPr>
      </w:pPr>
      <w:r w:rsidRPr="00696939">
        <w:rPr>
          <w:rStyle w:val="notranslate"/>
          <w:rFonts w:cs="Arial"/>
        </w:rPr>
        <w:t>Diseñar formularios para realizar transacciones con servicios remotos, para usar en la búsqueda de información, realizar reservas, solicitar productos, etc.</w:t>
      </w:r>
    </w:p>
    <w:p w:rsidR="00696939" w:rsidRDefault="008D6D3C" w:rsidP="00E77DDB">
      <w:pPr>
        <w:pStyle w:val="Prrafodelista"/>
        <w:numPr>
          <w:ilvl w:val="1"/>
          <w:numId w:val="3"/>
        </w:numPr>
        <w:spacing w:before="240"/>
        <w:ind w:left="1080"/>
        <w:rPr>
          <w:rStyle w:val="notranslate"/>
          <w:rFonts w:cs="Arial"/>
        </w:rPr>
      </w:pPr>
      <w:r w:rsidRPr="00696939">
        <w:rPr>
          <w:rStyle w:val="notranslate"/>
          <w:rFonts w:cs="Arial"/>
        </w:rPr>
        <w:t>Inclu</w:t>
      </w:r>
      <w:r w:rsidR="00696939" w:rsidRPr="00696939">
        <w:rPr>
          <w:rStyle w:val="notranslate"/>
          <w:rFonts w:cs="Arial"/>
        </w:rPr>
        <w:t>ir</w:t>
      </w:r>
      <w:r w:rsidRPr="00696939">
        <w:rPr>
          <w:rStyle w:val="notranslate"/>
          <w:rFonts w:cs="Arial"/>
        </w:rPr>
        <w:t xml:space="preserve"> hojas de cálculo, videoclips, clips de sonido y otras aplicaciones directamente en sus documentos.</w:t>
      </w:r>
    </w:p>
    <w:p w:rsidR="00696939" w:rsidRPr="00696939" w:rsidRDefault="00696939" w:rsidP="00696939">
      <w:pPr>
        <w:pStyle w:val="Prrafodelista"/>
        <w:spacing w:before="240"/>
        <w:ind w:left="1080"/>
        <w:rPr>
          <w:rFonts w:cs="Arial"/>
        </w:rPr>
      </w:pPr>
    </w:p>
    <w:p w:rsidR="008D6D3C" w:rsidRPr="00D35671" w:rsidRDefault="008D6D3C" w:rsidP="00E77DDB">
      <w:pPr>
        <w:pStyle w:val="Prrafodelista"/>
        <w:numPr>
          <w:ilvl w:val="0"/>
          <w:numId w:val="1"/>
        </w:numPr>
        <w:spacing w:before="240"/>
        <w:rPr>
          <w:rStyle w:val="notranslate"/>
          <w:rFonts w:cs="Arial"/>
        </w:rPr>
      </w:pPr>
      <w:r w:rsidRPr="00696939">
        <w:rPr>
          <w:rFonts w:cs="Arial"/>
        </w:rPr>
        <w:t xml:space="preserve">CSS </w:t>
      </w:r>
      <w:r w:rsidRPr="00696939">
        <w:rPr>
          <w:rFonts w:cs="Arial"/>
          <w:shd w:val="clear" w:color="auto" w:fill="FFFFFF"/>
        </w:rPr>
        <w:t xml:space="preserve">(Hojas de estilo en cascada) </w:t>
      </w:r>
      <w:r w:rsidRPr="00696939">
        <w:rPr>
          <w:rStyle w:val="notranslate"/>
          <w:rFonts w:cs="Arial"/>
          <w:shd w:val="clear" w:color="auto" w:fill="FFFFFF"/>
        </w:rPr>
        <w:t>es el lenguaje para describir la presentación de páginas web, incluidos los colores, el diseño y las fuentes.</w:t>
      </w:r>
      <w:r w:rsidRPr="00696939">
        <w:rPr>
          <w:rFonts w:cs="Arial"/>
          <w:shd w:val="clear" w:color="auto" w:fill="FFFFFF"/>
        </w:rPr>
        <w:t> </w:t>
      </w:r>
      <w:r w:rsidRPr="00696939">
        <w:rPr>
          <w:rStyle w:val="notranslate"/>
          <w:rFonts w:cs="Arial"/>
          <w:shd w:val="clear" w:color="auto" w:fill="FFFFFF"/>
        </w:rPr>
        <w:t xml:space="preserve">Le permite a uno adaptar la presentación a diferentes tipos de dispositivos, como pantallas grandes, pantallas pequeñas o impresoras </w:t>
      </w:r>
      <w:r w:rsidRPr="00696939">
        <w:rPr>
          <w:rFonts w:cs="Arial"/>
        </w:rPr>
        <w:t>[1</w:t>
      </w:r>
      <w:r w:rsidR="00406406">
        <w:rPr>
          <w:rFonts w:cs="Arial"/>
        </w:rPr>
        <w:t>0</w:t>
      </w:r>
      <w:r w:rsidRPr="00696939">
        <w:rPr>
          <w:rFonts w:cs="Arial"/>
        </w:rPr>
        <w:t>]</w:t>
      </w:r>
      <w:r w:rsidR="00696939" w:rsidRPr="00696939">
        <w:rPr>
          <w:rStyle w:val="notranslate"/>
          <w:rFonts w:cs="Arial"/>
          <w:shd w:val="clear" w:color="auto" w:fill="FFFFFF"/>
        </w:rPr>
        <w:t>.</w:t>
      </w:r>
    </w:p>
    <w:p w:rsidR="00D35671" w:rsidRPr="00696939" w:rsidRDefault="00D35671" w:rsidP="00D35671">
      <w:pPr>
        <w:pStyle w:val="Prrafodelista"/>
        <w:spacing w:before="240"/>
        <w:rPr>
          <w:rStyle w:val="notranslate"/>
          <w:rFonts w:cs="Arial"/>
        </w:rPr>
      </w:pPr>
    </w:p>
    <w:p w:rsidR="00D35671" w:rsidRPr="00F27382" w:rsidRDefault="00D35671" w:rsidP="00E77DDB">
      <w:pPr>
        <w:pStyle w:val="Prrafodelista"/>
        <w:numPr>
          <w:ilvl w:val="0"/>
          <w:numId w:val="1"/>
        </w:numPr>
        <w:spacing w:before="240"/>
      </w:pPr>
      <w:r>
        <w:t>Sub</w:t>
      </w:r>
      <w:r w:rsidRPr="00D35671">
        <w:t xml:space="preserve">lime Text </w:t>
      </w:r>
      <w:r w:rsidRPr="00544BCF">
        <w:t xml:space="preserve">3.0: es un editor </w:t>
      </w:r>
      <w:r w:rsidRPr="00F27382">
        <w:t>de código multiplataforma, ligero y con pocas concesiones</w:t>
      </w:r>
      <w:r w:rsidR="00BB2141">
        <w:t xml:space="preserve"> (no es un software libre y se debe obtener una licencia para su uso continuado, aunque la versión de evaluación es plenamente funcional y no tiene fecha de caducidad).</w:t>
      </w:r>
      <w:r w:rsidRPr="00F27382">
        <w:t xml:space="preserve"> Soporta un gran número de lenguajes como ser: C, C++, C#, CSS, D, HTML, Groovy, Haskell, HTML, Java, JavaScript, y demás</w:t>
      </w:r>
      <w:r w:rsidR="000D5C6F" w:rsidRPr="00F27382">
        <w:t xml:space="preserve"> [1</w:t>
      </w:r>
      <w:r w:rsidR="00406406">
        <w:t>1</w:t>
      </w:r>
      <w:r w:rsidR="000D5C6F" w:rsidRPr="00F27382">
        <w:t>]</w:t>
      </w:r>
      <w:r w:rsidRPr="00F27382">
        <w:t>.</w:t>
      </w:r>
    </w:p>
    <w:p w:rsidR="00AC3BC7" w:rsidRPr="00F27382" w:rsidRDefault="00AC3BC7" w:rsidP="00F27382">
      <w:pPr>
        <w:pStyle w:val="Prrafodelista"/>
      </w:pPr>
    </w:p>
    <w:p w:rsidR="00AC3BC7" w:rsidRPr="00F27382" w:rsidRDefault="000302B4" w:rsidP="00E77DDB">
      <w:pPr>
        <w:pStyle w:val="Prrafodelista"/>
        <w:numPr>
          <w:ilvl w:val="0"/>
          <w:numId w:val="4"/>
        </w:numPr>
        <w:rPr>
          <w:rFonts w:cs="Arial"/>
        </w:rPr>
      </w:pPr>
      <w:r w:rsidRPr="00F27382">
        <w:rPr>
          <w:rFonts w:cs="Arial"/>
          <w:shd w:val="clear" w:color="auto" w:fill="FFFFFF"/>
        </w:rPr>
        <w:t xml:space="preserve">BD </w:t>
      </w:r>
      <w:r w:rsidR="00AC3BC7" w:rsidRPr="00F27382">
        <w:rPr>
          <w:rFonts w:cs="Arial"/>
          <w:shd w:val="clear" w:color="auto" w:fill="FFFFFF"/>
        </w:rPr>
        <w:t>phpMyAdmin</w:t>
      </w:r>
      <w:r w:rsidR="008F2A59" w:rsidRPr="00F27382">
        <w:rPr>
          <w:rFonts w:cs="Arial"/>
          <w:shd w:val="clear" w:color="auto" w:fill="FFFFFF"/>
        </w:rPr>
        <w:t>:</w:t>
      </w:r>
      <w:r w:rsidR="00AC3BC7" w:rsidRPr="00F27382">
        <w:rPr>
          <w:rFonts w:cs="Arial"/>
          <w:shd w:val="clear" w:color="auto" w:fill="FFFFFF"/>
        </w:rPr>
        <w:t xml:space="preserve"> es una herramienta de software libre </w:t>
      </w:r>
      <w:r w:rsidR="00AC3BC7" w:rsidRPr="00F27382">
        <w:t>escrita en </w:t>
      </w:r>
      <w:r w:rsidR="00791E84" w:rsidRPr="00F27382">
        <w:t>PHP</w:t>
      </w:r>
      <w:r w:rsidR="00AC3BC7" w:rsidRPr="00F27382">
        <w:t>, destinada a manejar la administración de </w:t>
      </w:r>
      <w:r w:rsidR="00791E84" w:rsidRPr="00F27382">
        <w:t xml:space="preserve">MySQL a </w:t>
      </w:r>
      <w:r w:rsidR="00AC3BC7" w:rsidRPr="00F27382">
        <w:t>través de la Web [1</w:t>
      </w:r>
      <w:r w:rsidR="00406406">
        <w:t>2</w:t>
      </w:r>
      <w:r w:rsidR="00AC3BC7" w:rsidRPr="00F27382">
        <w:t>].</w:t>
      </w:r>
    </w:p>
    <w:p w:rsidR="007B09F4" w:rsidRPr="00F27382" w:rsidRDefault="007B09F4" w:rsidP="00F27382">
      <w:pPr>
        <w:pStyle w:val="Prrafodelista"/>
        <w:rPr>
          <w:rFonts w:cs="Arial"/>
        </w:rPr>
      </w:pPr>
    </w:p>
    <w:p w:rsidR="007B09F4" w:rsidRPr="00F27382" w:rsidRDefault="00F27382" w:rsidP="00E77DDB">
      <w:pPr>
        <w:pStyle w:val="Prrafodelista"/>
        <w:numPr>
          <w:ilvl w:val="0"/>
          <w:numId w:val="4"/>
        </w:numPr>
        <w:rPr>
          <w:rFonts w:cs="Arial"/>
        </w:rPr>
      </w:pPr>
      <w:r w:rsidRPr="008A496D">
        <w:rPr>
          <w:rFonts w:cs="Arial"/>
          <w:lang w:val="en-US"/>
        </w:rPr>
        <w:t xml:space="preserve">Hosting </w:t>
      </w:r>
      <w:r w:rsidR="005138D4" w:rsidRPr="008A496D">
        <w:rPr>
          <w:rFonts w:cs="Arial"/>
          <w:lang w:val="en-US"/>
        </w:rPr>
        <w:t xml:space="preserve">000webhost: </w:t>
      </w:r>
      <w:r w:rsidRPr="008A496D">
        <w:rPr>
          <w:rFonts w:cs="Arial"/>
          <w:lang w:val="en-US"/>
        </w:rPr>
        <w:t xml:space="preserve">Hosting web gratis. </w:t>
      </w:r>
      <w:r w:rsidRPr="00F27382">
        <w:rPr>
          <w:rFonts w:cs="Arial"/>
        </w:rPr>
        <w:t>E</w:t>
      </w:r>
      <w:r w:rsidRPr="00F27382">
        <w:rPr>
          <w:rFonts w:cs="Arial"/>
          <w:shd w:val="clear" w:color="auto" w:fill="FFFFFF"/>
        </w:rPr>
        <w:t xml:space="preserve">s el espacio donde se aloja un sitio web para que cualquier usuario accederlo a través de Internet </w:t>
      </w:r>
      <w:r w:rsidR="005138D4" w:rsidRPr="00F27382">
        <w:rPr>
          <w:rFonts w:cs="Arial"/>
        </w:rPr>
        <w:t>[1</w:t>
      </w:r>
      <w:r w:rsidR="00406406">
        <w:rPr>
          <w:rFonts w:cs="Arial"/>
        </w:rPr>
        <w:t>3</w:t>
      </w:r>
      <w:r w:rsidR="005138D4" w:rsidRPr="00F27382">
        <w:rPr>
          <w:rFonts w:cs="Arial"/>
        </w:rPr>
        <w:t>].</w:t>
      </w:r>
    </w:p>
    <w:p w:rsidR="00696939" w:rsidRPr="00F27382" w:rsidRDefault="00696939" w:rsidP="00F27382">
      <w:pPr>
        <w:pStyle w:val="Prrafodelista"/>
        <w:spacing w:before="240"/>
        <w:rPr>
          <w:rFonts w:cs="Arial"/>
        </w:rPr>
      </w:pPr>
    </w:p>
    <w:p w:rsidR="008A5A91" w:rsidRDefault="00EB2107" w:rsidP="00E77DDB">
      <w:pPr>
        <w:pStyle w:val="Prrafodelista"/>
        <w:numPr>
          <w:ilvl w:val="0"/>
          <w:numId w:val="1"/>
        </w:numPr>
        <w:spacing w:before="240"/>
      </w:pPr>
      <w:r w:rsidRPr="00F27382">
        <w:t xml:space="preserve">eXaminator: </w:t>
      </w:r>
      <w:r w:rsidR="00641600">
        <w:t>Es una plataforma de software libre, la cual brinda</w:t>
      </w:r>
      <w:r w:rsidRPr="00F27382">
        <w:t xml:space="preserve"> un servicio en línea para evaluar de modo automático la accesibilidad de una página web, usando como referencia algunas</w:t>
      </w:r>
      <w:r w:rsidRPr="00544BCF">
        <w:t xml:space="preserve"> técnicas</w:t>
      </w:r>
      <w:r w:rsidRPr="00696939">
        <w:t xml:space="preserve"> recomendadas por las Pautas de Accesibilidad para el Contenido Web 2.0 (WCAG 2.0) </w:t>
      </w:r>
      <w:r w:rsidR="008A5A91" w:rsidRPr="00696939">
        <w:t>[</w:t>
      </w:r>
      <w:r w:rsidR="003B2373">
        <w:t>1</w:t>
      </w:r>
      <w:r w:rsidR="00406406">
        <w:t>4</w:t>
      </w:r>
      <w:r w:rsidR="008A5A91" w:rsidRPr="00696939">
        <w:t>].</w:t>
      </w:r>
    </w:p>
    <w:p w:rsidR="00EC018C" w:rsidRDefault="00EC018C" w:rsidP="005619C1">
      <w:pPr>
        <w:autoSpaceDE w:val="0"/>
        <w:autoSpaceDN w:val="0"/>
        <w:adjustRightInd w:val="0"/>
        <w:rPr>
          <w:rFonts w:cs="Arial"/>
          <w:color w:val="FF0000"/>
        </w:rPr>
      </w:pPr>
    </w:p>
    <w:p w:rsidR="0043175D" w:rsidRDefault="00EC018C" w:rsidP="00AC2415">
      <w:pPr>
        <w:pStyle w:val="Ttulo1"/>
      </w:pPr>
      <w:bookmarkStart w:id="298" w:name="_Toc526158741"/>
      <w:r>
        <w:t>Capítulo 4</w:t>
      </w:r>
      <w:r w:rsidR="00CB1FA4">
        <w:t xml:space="preserve">) </w:t>
      </w:r>
      <w:r>
        <w:t>Resultados</w:t>
      </w:r>
      <w:bookmarkEnd w:id="298"/>
    </w:p>
    <w:p w:rsidR="00E959C0" w:rsidRDefault="00766C01" w:rsidP="00EC652C">
      <w:pPr>
        <w:spacing w:before="240"/>
        <w:ind w:firstLine="708"/>
      </w:pPr>
      <w:r>
        <w:rPr>
          <w:noProof/>
          <w:lang w:eastAsia="es-AR"/>
        </w:rPr>
        <w:drawing>
          <wp:anchor distT="0" distB="0" distL="114300" distR="114300" simplePos="0" relativeHeight="251650560" behindDoc="0" locked="0" layoutInCell="1" allowOverlap="1">
            <wp:simplePos x="0" y="0"/>
            <wp:positionH relativeFrom="column">
              <wp:posOffset>72390</wp:posOffset>
            </wp:positionH>
            <wp:positionV relativeFrom="paragraph">
              <wp:posOffset>1517015</wp:posOffset>
            </wp:positionV>
            <wp:extent cx="5400675" cy="32956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3295650"/>
                    </a:xfrm>
                    <a:prstGeom prst="rect">
                      <a:avLst/>
                    </a:prstGeom>
                    <a:noFill/>
                    <a:ln>
                      <a:noFill/>
                    </a:ln>
                  </pic:spPr>
                </pic:pic>
              </a:graphicData>
            </a:graphic>
          </wp:anchor>
        </w:drawing>
      </w:r>
      <w:r w:rsidR="007267E1">
        <w:t>Como resultado podemos ver que ambas páginas, tanto la página principal como la de productos,</w:t>
      </w:r>
      <w:r w:rsidR="003864C0">
        <w:t>d</w:t>
      </w:r>
      <w:r w:rsidR="003864C0" w:rsidRPr="00213C37">
        <w:t>el sitio web “Pc-GamerZ</w:t>
      </w:r>
      <w:r w:rsidR="003864C0">
        <w:t>”</w:t>
      </w:r>
      <w:r w:rsidR="007267E1">
        <w:t xml:space="preserve"> han </w:t>
      </w:r>
      <w:r w:rsidR="003864C0">
        <w:t>alcanzado el nivel A</w:t>
      </w:r>
      <w:r w:rsidR="003864C0" w:rsidRPr="00213C37">
        <w:t>de los requisitos de conformidad establecidos por la WCAG 2.0.</w:t>
      </w:r>
    </w:p>
    <w:p w:rsidR="007267E1" w:rsidRDefault="00E959C0" w:rsidP="00E959C0">
      <w:pPr>
        <w:ind w:firstLine="708"/>
      </w:pPr>
      <w:r>
        <w:t>Como podemos ver en la Figura 19, la página ha a</w:t>
      </w:r>
      <w:r w:rsidR="00394764">
        <w:t xml:space="preserve">lcanzado una puntuación promedio </w:t>
      </w:r>
      <w:r>
        <w:t xml:space="preserve">de </w:t>
      </w:r>
      <w:r w:rsidR="00766C01">
        <w:t>9.2</w:t>
      </w:r>
      <w:r w:rsidR="00394764">
        <w:t xml:space="preserve"> de acuerdo a las métricas realizadas por el software eXaminator.</w:t>
      </w:r>
    </w:p>
    <w:p w:rsidR="00766C01" w:rsidRPr="00766C01" w:rsidRDefault="00766C01" w:rsidP="00766C01">
      <w:pPr>
        <w:pStyle w:val="Epgrafe"/>
      </w:pPr>
      <w:bookmarkStart w:id="299" w:name="_Toc526275428"/>
      <w:r>
        <w:t xml:space="preserve">Figura </w:t>
      </w:r>
      <w:r w:rsidR="003D3979">
        <w:fldChar w:fldCharType="begin"/>
      </w:r>
      <w:r>
        <w:instrText xml:space="preserve"> SEQ Figura \* ARABIC </w:instrText>
      </w:r>
      <w:r w:rsidR="003D3979">
        <w:fldChar w:fldCharType="separate"/>
      </w:r>
      <w:r w:rsidR="00B3258E">
        <w:rPr>
          <w:noProof/>
        </w:rPr>
        <w:t>21</w:t>
      </w:r>
      <w:r w:rsidR="003D3979">
        <w:fldChar w:fldCharType="end"/>
      </w:r>
      <w:r>
        <w:t xml:space="preserve"> Resultado Final de eXaminator</w:t>
      </w:r>
      <w:bookmarkEnd w:id="299"/>
    </w:p>
    <w:p w:rsidR="00EC652C" w:rsidRDefault="00EC652C" w:rsidP="007267E1"/>
    <w:p w:rsidR="00CD1CD9" w:rsidRDefault="00CD1CD9" w:rsidP="007267E1">
      <w:r>
        <w:t>*Faltaría el resultado de la otra página, la de productos.</w:t>
      </w:r>
    </w:p>
    <w:p w:rsidR="00766C01" w:rsidRDefault="00766C01" w:rsidP="007267E1"/>
    <w:p w:rsidR="00766C01" w:rsidRDefault="00766C01" w:rsidP="007267E1"/>
    <w:p w:rsidR="00766C01" w:rsidRDefault="00766C01" w:rsidP="007267E1"/>
    <w:p w:rsidR="00766C01" w:rsidRDefault="00766C01" w:rsidP="007267E1"/>
    <w:p w:rsidR="00766C01" w:rsidRDefault="00766C01" w:rsidP="007267E1"/>
    <w:p w:rsidR="00766C01" w:rsidRDefault="00766C01" w:rsidP="007267E1"/>
    <w:p w:rsidR="00766C01" w:rsidRDefault="00766C01" w:rsidP="007267E1"/>
    <w:p w:rsidR="00766C01" w:rsidRDefault="00766C01" w:rsidP="007267E1"/>
    <w:p w:rsidR="00766C01" w:rsidRDefault="00766C01" w:rsidP="007267E1"/>
    <w:p w:rsidR="00766C01" w:rsidRPr="007267E1" w:rsidRDefault="00766C01" w:rsidP="007267E1"/>
    <w:p w:rsidR="00D64989" w:rsidRDefault="00EC018C" w:rsidP="00D64989">
      <w:pPr>
        <w:pStyle w:val="Ttulo1"/>
      </w:pPr>
      <w:bookmarkStart w:id="300" w:name="_Toc526158742"/>
      <w:r>
        <w:t>Capítulo 5) Conclusiones y futuros trabajos</w:t>
      </w:r>
      <w:bookmarkEnd w:id="300"/>
    </w:p>
    <w:p w:rsidR="00D64989" w:rsidRDefault="00D64989" w:rsidP="00D64989">
      <w:pPr>
        <w:spacing w:before="240"/>
        <w:ind w:firstLine="708"/>
        <w:rPr>
          <w:rFonts w:eastAsia="Times New Roman" w:cs="Arial"/>
          <w:b/>
          <w:lang w:val="es-ES_tradnl" w:eastAsia="es-ES"/>
        </w:rPr>
      </w:pPr>
      <w:r>
        <w:rPr>
          <w:lang w:val="es-ES_tradnl" w:eastAsia="es-ES"/>
        </w:rPr>
        <w:t>Se ha e</w:t>
      </w:r>
      <w:r w:rsidRPr="004036ED">
        <w:rPr>
          <w:lang w:val="es-ES_tradnl" w:eastAsia="es-ES"/>
        </w:rPr>
        <w:t>studia</w:t>
      </w:r>
      <w:r>
        <w:rPr>
          <w:lang w:val="es-ES_tradnl" w:eastAsia="es-ES"/>
        </w:rPr>
        <w:t>do</w:t>
      </w:r>
      <w:r w:rsidRPr="004036ED">
        <w:rPr>
          <w:lang w:val="es-ES_tradnl" w:eastAsia="es-ES"/>
        </w:rPr>
        <w:t xml:space="preserve"> en profundidad las pautas de accesibilidad para el contenido en la web (WCAG 2.0).Busca</w:t>
      </w:r>
      <w:r>
        <w:rPr>
          <w:lang w:val="es-ES_tradnl" w:eastAsia="es-ES"/>
        </w:rPr>
        <w:t>ndo</w:t>
      </w:r>
      <w:r w:rsidRPr="004036ED">
        <w:rPr>
          <w:lang w:val="es-ES_tradnl" w:eastAsia="es-ES"/>
        </w:rPr>
        <w:t xml:space="preserve"> y selec</w:t>
      </w:r>
      <w:r w:rsidRPr="00BF7EEB">
        <w:rPr>
          <w:lang w:val="es-ES_tradnl" w:eastAsia="es-ES"/>
        </w:rPr>
        <w:t>ciona</w:t>
      </w:r>
      <w:r>
        <w:rPr>
          <w:lang w:val="es-ES_tradnl" w:eastAsia="es-ES"/>
        </w:rPr>
        <w:t>ndo</w:t>
      </w:r>
      <w:r w:rsidRPr="00BF7EEB">
        <w:rPr>
          <w:lang w:val="es-ES_tradnl" w:eastAsia="es-ES"/>
        </w:rPr>
        <w:t xml:space="preserve"> los métodos más</w:t>
      </w:r>
      <w:r w:rsidRPr="004036ED">
        <w:rPr>
          <w:lang w:val="es-ES_tradnl" w:eastAsia="es-ES"/>
        </w:rPr>
        <w:t xml:space="preserve"> usados y soluciones existentes respecto a la accesibilidad.</w:t>
      </w:r>
    </w:p>
    <w:p w:rsidR="00D64989" w:rsidRDefault="00D64989" w:rsidP="00D64989">
      <w:pPr>
        <w:ind w:firstLine="708"/>
        <w:rPr>
          <w:rFonts w:cs="Arial"/>
        </w:rPr>
      </w:pPr>
      <w:r>
        <w:rPr>
          <w:lang w:val="es-ES_tradnl" w:eastAsia="es-ES"/>
        </w:rPr>
        <w:t xml:space="preserve">Se ha desarrollado un sitio web de gestión de productos informáticos llamado “Pc-GamerZ”. </w:t>
      </w:r>
      <w:r>
        <w:t>Se ha a</w:t>
      </w:r>
      <w:r w:rsidRPr="004036ED">
        <w:t>naliza</w:t>
      </w:r>
      <w:r>
        <w:t>do</w:t>
      </w:r>
      <w:r w:rsidRPr="004036ED">
        <w:t xml:space="preserve"> y evalua</w:t>
      </w:r>
      <w:r>
        <w:t>do</w:t>
      </w:r>
      <w:r w:rsidRPr="004036ED">
        <w:t xml:space="preserve"> la accesibilidad de</w:t>
      </w:r>
      <w:r>
        <w:t xml:space="preserve"> dicho</w:t>
      </w:r>
      <w:r w:rsidRPr="004036ED">
        <w:t xml:space="preserve"> sitio </w:t>
      </w:r>
      <w:r>
        <w:t>web, v</w:t>
      </w:r>
      <w:r w:rsidRPr="00213C37">
        <w:t>erific</w:t>
      </w:r>
      <w:r>
        <w:t>ando</w:t>
      </w:r>
      <w:r w:rsidRPr="00213C37">
        <w:t xml:space="preserve"> que, tanto la página principal como la página de productos, cumplan el Nivel A de los requisitos de conformidad establecidos por la WCAG 2.0.</w:t>
      </w:r>
    </w:p>
    <w:p w:rsidR="00557EB5" w:rsidRDefault="00A3379D" w:rsidP="00C7743F">
      <w:pPr>
        <w:widowControl w:val="0"/>
        <w:spacing w:beforeLines="60"/>
        <w:ind w:firstLine="708"/>
        <w:rPr>
          <w:rFonts w:cs="Arial"/>
        </w:rPr>
        <w:pPrChange w:id="301" w:author="Paola" w:date="2018-10-12T08:35:00Z">
          <w:pPr>
            <w:widowControl w:val="0"/>
            <w:spacing w:beforeLines="60"/>
            <w:ind w:firstLine="708"/>
          </w:pPr>
        </w:pPrChange>
      </w:pPr>
      <w:r>
        <w:rPr>
          <w:rFonts w:cs="Arial"/>
        </w:rPr>
        <w:t>Como t</w:t>
      </w:r>
      <w:r w:rsidR="00557EB5">
        <w:rPr>
          <w:rFonts w:cs="Arial"/>
        </w:rPr>
        <w:t>rabajo futuro</w:t>
      </w:r>
      <w:r>
        <w:rPr>
          <w:rFonts w:cs="Arial"/>
        </w:rPr>
        <w:t xml:space="preserve"> se propone el cumplimiento del nivel A en la totalidad del sitio web, ya que en esta ocasión solo se realizó para dos páginas concretas.</w:t>
      </w:r>
    </w:p>
    <w:p w:rsidR="00E011FB" w:rsidRDefault="00E011FB" w:rsidP="00C7743F">
      <w:pPr>
        <w:widowControl w:val="0"/>
        <w:spacing w:beforeLines="60"/>
        <w:rPr>
          <w:rFonts w:cs="Arial"/>
        </w:rPr>
        <w:pPrChange w:id="302" w:author="Paola" w:date="2018-10-12T08:35:00Z">
          <w:pPr>
            <w:widowControl w:val="0"/>
            <w:spacing w:beforeLines="60"/>
          </w:pPr>
        </w:pPrChange>
      </w:pPr>
    </w:p>
    <w:p w:rsidR="00E011FB" w:rsidRDefault="00E011FB" w:rsidP="00C7743F">
      <w:pPr>
        <w:widowControl w:val="0"/>
        <w:spacing w:beforeLines="60"/>
        <w:rPr>
          <w:rFonts w:cs="Arial"/>
        </w:rPr>
        <w:pPrChange w:id="303" w:author="Paola" w:date="2018-10-12T08:35:00Z">
          <w:pPr>
            <w:widowControl w:val="0"/>
            <w:spacing w:beforeLines="60"/>
          </w:pPr>
        </w:pPrChange>
      </w:pPr>
    </w:p>
    <w:p w:rsidR="00E011FB" w:rsidRDefault="00E011FB" w:rsidP="00C7743F">
      <w:pPr>
        <w:widowControl w:val="0"/>
        <w:spacing w:beforeLines="60"/>
        <w:rPr>
          <w:rFonts w:cs="Arial"/>
        </w:rPr>
        <w:pPrChange w:id="304" w:author="Paola" w:date="2018-10-12T08:35:00Z">
          <w:pPr>
            <w:widowControl w:val="0"/>
            <w:spacing w:beforeLines="60"/>
          </w:pPr>
        </w:pPrChange>
      </w:pPr>
    </w:p>
    <w:p w:rsidR="00E011FB" w:rsidRDefault="00E011FB" w:rsidP="00C7743F">
      <w:pPr>
        <w:widowControl w:val="0"/>
        <w:spacing w:beforeLines="60"/>
        <w:rPr>
          <w:rFonts w:cs="Arial"/>
        </w:rPr>
        <w:pPrChange w:id="305" w:author="Paola" w:date="2018-10-12T08:35:00Z">
          <w:pPr>
            <w:widowControl w:val="0"/>
            <w:spacing w:beforeLines="60"/>
          </w:pPr>
        </w:pPrChange>
      </w:pPr>
    </w:p>
    <w:p w:rsidR="00E011FB" w:rsidRDefault="00E011FB" w:rsidP="00C7743F">
      <w:pPr>
        <w:widowControl w:val="0"/>
        <w:spacing w:beforeLines="60"/>
        <w:rPr>
          <w:rFonts w:cs="Arial"/>
        </w:rPr>
        <w:pPrChange w:id="306" w:author="Paola" w:date="2018-10-12T08:35:00Z">
          <w:pPr>
            <w:widowControl w:val="0"/>
            <w:spacing w:beforeLines="60"/>
          </w:pPr>
        </w:pPrChange>
      </w:pPr>
    </w:p>
    <w:p w:rsidR="00E011FB" w:rsidRDefault="00E011FB" w:rsidP="00C7743F">
      <w:pPr>
        <w:widowControl w:val="0"/>
        <w:spacing w:beforeLines="60"/>
        <w:rPr>
          <w:rFonts w:cs="Arial"/>
        </w:rPr>
        <w:pPrChange w:id="307" w:author="Paola" w:date="2018-10-12T08:35:00Z">
          <w:pPr>
            <w:widowControl w:val="0"/>
            <w:spacing w:beforeLines="60"/>
          </w:pPr>
        </w:pPrChange>
      </w:pPr>
    </w:p>
    <w:p w:rsidR="00E011FB" w:rsidRDefault="00E011FB" w:rsidP="00C7743F">
      <w:pPr>
        <w:widowControl w:val="0"/>
        <w:spacing w:beforeLines="60"/>
        <w:rPr>
          <w:rFonts w:cs="Arial"/>
        </w:rPr>
        <w:pPrChange w:id="308" w:author="Paola" w:date="2018-10-12T08:35:00Z">
          <w:pPr>
            <w:widowControl w:val="0"/>
            <w:spacing w:beforeLines="60"/>
          </w:pPr>
        </w:pPrChange>
      </w:pPr>
    </w:p>
    <w:p w:rsidR="00E011FB" w:rsidRDefault="00E011FB" w:rsidP="00C7743F">
      <w:pPr>
        <w:widowControl w:val="0"/>
        <w:spacing w:beforeLines="60"/>
        <w:rPr>
          <w:rFonts w:cs="Arial"/>
        </w:rPr>
        <w:pPrChange w:id="309" w:author="Paola" w:date="2018-10-12T08:35:00Z">
          <w:pPr>
            <w:widowControl w:val="0"/>
            <w:spacing w:beforeLines="60"/>
          </w:pPr>
        </w:pPrChange>
      </w:pPr>
    </w:p>
    <w:p w:rsidR="00E011FB" w:rsidRDefault="00E011FB" w:rsidP="00C7743F">
      <w:pPr>
        <w:widowControl w:val="0"/>
        <w:spacing w:beforeLines="60"/>
        <w:rPr>
          <w:rFonts w:cs="Arial"/>
        </w:rPr>
        <w:pPrChange w:id="310" w:author="Paola" w:date="2018-10-12T08:35:00Z">
          <w:pPr>
            <w:widowControl w:val="0"/>
            <w:spacing w:beforeLines="60"/>
          </w:pPr>
        </w:pPrChange>
      </w:pPr>
    </w:p>
    <w:p w:rsidR="00E011FB" w:rsidRDefault="00E011FB" w:rsidP="00C7743F">
      <w:pPr>
        <w:widowControl w:val="0"/>
        <w:spacing w:beforeLines="60"/>
        <w:rPr>
          <w:rFonts w:cs="Arial"/>
        </w:rPr>
        <w:pPrChange w:id="311" w:author="Paola" w:date="2018-10-12T08:35:00Z">
          <w:pPr>
            <w:widowControl w:val="0"/>
            <w:spacing w:beforeLines="60"/>
          </w:pPr>
        </w:pPrChange>
      </w:pPr>
    </w:p>
    <w:p w:rsidR="00E011FB" w:rsidRDefault="00E011FB" w:rsidP="005619C1">
      <w:pPr>
        <w:autoSpaceDE w:val="0"/>
        <w:autoSpaceDN w:val="0"/>
        <w:adjustRightInd w:val="0"/>
        <w:rPr>
          <w:rFonts w:cs="Arial"/>
          <w:b/>
          <w:sz w:val="28"/>
          <w:szCs w:val="28"/>
        </w:rPr>
      </w:pPr>
    </w:p>
    <w:p w:rsidR="00E011FB" w:rsidRDefault="00E011FB" w:rsidP="005619C1">
      <w:pPr>
        <w:autoSpaceDE w:val="0"/>
        <w:autoSpaceDN w:val="0"/>
        <w:adjustRightInd w:val="0"/>
        <w:rPr>
          <w:rFonts w:cs="Arial"/>
          <w:b/>
          <w:sz w:val="28"/>
          <w:szCs w:val="28"/>
        </w:rPr>
      </w:pPr>
    </w:p>
    <w:p w:rsidR="00766C01" w:rsidRDefault="00766C01" w:rsidP="005619C1">
      <w:pPr>
        <w:autoSpaceDE w:val="0"/>
        <w:autoSpaceDN w:val="0"/>
        <w:adjustRightInd w:val="0"/>
        <w:rPr>
          <w:rFonts w:cs="Arial"/>
          <w:b/>
          <w:sz w:val="28"/>
          <w:szCs w:val="28"/>
        </w:rPr>
      </w:pPr>
    </w:p>
    <w:p w:rsidR="00766C01" w:rsidRDefault="00766C01" w:rsidP="005619C1">
      <w:pPr>
        <w:autoSpaceDE w:val="0"/>
        <w:autoSpaceDN w:val="0"/>
        <w:adjustRightInd w:val="0"/>
        <w:rPr>
          <w:rFonts w:cs="Arial"/>
          <w:b/>
          <w:sz w:val="28"/>
          <w:szCs w:val="28"/>
        </w:rPr>
      </w:pPr>
    </w:p>
    <w:p w:rsidR="00766C01" w:rsidRDefault="00766C01" w:rsidP="005619C1">
      <w:pPr>
        <w:autoSpaceDE w:val="0"/>
        <w:autoSpaceDN w:val="0"/>
        <w:adjustRightInd w:val="0"/>
        <w:rPr>
          <w:rFonts w:cs="Arial"/>
          <w:b/>
          <w:sz w:val="28"/>
          <w:szCs w:val="28"/>
        </w:rPr>
      </w:pPr>
    </w:p>
    <w:p w:rsidR="00766C01" w:rsidRDefault="00766C01" w:rsidP="005619C1">
      <w:pPr>
        <w:autoSpaceDE w:val="0"/>
        <w:autoSpaceDN w:val="0"/>
        <w:adjustRightInd w:val="0"/>
        <w:rPr>
          <w:rFonts w:cs="Arial"/>
          <w:b/>
          <w:sz w:val="28"/>
          <w:szCs w:val="28"/>
        </w:rPr>
      </w:pPr>
    </w:p>
    <w:p w:rsidR="004D5029" w:rsidRDefault="004D5029" w:rsidP="005619C1">
      <w:pPr>
        <w:autoSpaceDE w:val="0"/>
        <w:autoSpaceDN w:val="0"/>
        <w:adjustRightInd w:val="0"/>
        <w:rPr>
          <w:rFonts w:cs="Arial"/>
          <w:b/>
          <w:sz w:val="28"/>
          <w:szCs w:val="28"/>
        </w:rPr>
      </w:pPr>
    </w:p>
    <w:p w:rsidR="005619C1" w:rsidRDefault="005619C1" w:rsidP="00AC2415">
      <w:pPr>
        <w:pStyle w:val="Ttulo1"/>
      </w:pPr>
      <w:bookmarkStart w:id="312" w:name="_Toc526158743"/>
      <w:bookmarkStart w:id="313" w:name="_Hlk525551335"/>
      <w:bookmarkStart w:id="314" w:name="_Hlk525555942"/>
      <w:r w:rsidRPr="005619C1">
        <w:t>Referencias bibliográficas</w:t>
      </w:r>
      <w:bookmarkStart w:id="315" w:name="_GoBack"/>
      <w:bookmarkEnd w:id="312"/>
      <w:bookmarkEnd w:id="315"/>
    </w:p>
    <w:p w:rsidR="00AF602D" w:rsidRPr="005619C1" w:rsidRDefault="00AF602D" w:rsidP="008A14FF">
      <w:pPr>
        <w:rPr>
          <w:rFonts w:cs="Arial"/>
          <w:b/>
          <w:sz w:val="28"/>
          <w:szCs w:val="28"/>
        </w:rPr>
      </w:pPr>
      <w:r w:rsidRPr="00F1562C">
        <w:t>[</w:t>
      </w:r>
      <w:r>
        <w:t>1</w:t>
      </w:r>
      <w:r w:rsidRPr="00F1562C">
        <w:t>] Ian Sommerville, Ingeniería del Software, Séptima Edición, PEARSON EDUCACIÓN. S.A.</w:t>
      </w:r>
      <w:r>
        <w:t>,</w:t>
      </w:r>
      <w:r w:rsidRPr="00F1562C">
        <w:t xml:space="preserve"> Madrid. 2005</w:t>
      </w:r>
      <w:r w:rsidR="00A64DD2">
        <w:t>, sec. 21.2, pp. 452.</w:t>
      </w:r>
    </w:p>
    <w:p w:rsidR="00350A6A" w:rsidRPr="00F1562C" w:rsidRDefault="00350A6A" w:rsidP="008A14FF">
      <w:r w:rsidRPr="00F1562C">
        <w:t>[2] Sergio Luján Mora,</w:t>
      </w:r>
      <w:r w:rsidR="00EA55A3">
        <w:t xml:space="preserve"> Accesibilidad Web, </w:t>
      </w:r>
      <w:r w:rsidR="008E3E8D" w:rsidRPr="00F1562C">
        <w:t>Definici</w:t>
      </w:r>
      <w:r w:rsidR="00154F19">
        <w:t>ó</w:t>
      </w:r>
      <w:r w:rsidR="008E3E8D" w:rsidRPr="00F1562C">
        <w:t>n de accesibilidad web</w:t>
      </w:r>
      <w:r w:rsidR="00154F19">
        <w:t>,</w:t>
      </w:r>
      <w:r w:rsidR="008E3E8D" w:rsidRPr="00F1562C">
        <w:t xml:space="preserve"> [Online]. Disponible: </w:t>
      </w:r>
      <w:hyperlink r:id="rId47" w:history="1">
        <w:r w:rsidR="008F2A59" w:rsidRPr="00607261">
          <w:rPr>
            <w:rStyle w:val="Hipervnculo"/>
          </w:rPr>
          <w:t>http://accesibilidadweb.dlsi.ua.es/?menu=definicion</w:t>
        </w:r>
      </w:hyperlink>
    </w:p>
    <w:p w:rsidR="0076562F" w:rsidRPr="00F1562C" w:rsidRDefault="008E3E8D" w:rsidP="008A14FF">
      <w:r w:rsidRPr="00F1562C">
        <w:t xml:space="preserve">[3] World Wide Web Consortium (W3C), </w:t>
      </w:r>
      <w:r w:rsidR="0076562F" w:rsidRPr="00F1562C">
        <w:t>Introducción a la Accesibilidad Web</w:t>
      </w:r>
      <w:r w:rsidR="00154F19">
        <w:t>,</w:t>
      </w:r>
      <w:r w:rsidR="0076562F" w:rsidRPr="00F1562C">
        <w:t xml:space="preserve"> ¿Qué es la Accesibilidad Web?</w:t>
      </w:r>
      <w:r w:rsidR="00154F19">
        <w:t xml:space="preserve">, </w:t>
      </w:r>
      <w:r w:rsidR="0076562F" w:rsidRPr="00F1562C">
        <w:t xml:space="preserve">[Online]. Disponible: </w:t>
      </w:r>
      <w:hyperlink r:id="rId48" w:history="1">
        <w:r w:rsidR="0076562F" w:rsidRPr="00F1562C">
          <w:rPr>
            <w:rStyle w:val="Hipervnculo"/>
          </w:rPr>
          <w:t>https://www.w3c.es/Traducciones/es/WAI/intro/accessibility</w:t>
        </w:r>
      </w:hyperlink>
    </w:p>
    <w:p w:rsidR="00154F19" w:rsidRDefault="0076562F" w:rsidP="008A14FF">
      <w:r w:rsidRPr="00F1562C">
        <w:t xml:space="preserve">[4] </w:t>
      </w:r>
      <w:r w:rsidR="00B27A0E" w:rsidRPr="00F1562C">
        <w:t>¿Qué hace el W3C?</w:t>
      </w:r>
      <w:r w:rsidR="00154F19">
        <w:t>,</w:t>
      </w:r>
      <w:r w:rsidR="00B27A0E" w:rsidRPr="00F1562C">
        <w:t xml:space="preserve"> [Online]. </w:t>
      </w:r>
      <w:r w:rsidRPr="00F1562C">
        <w:t xml:space="preserve">Disponible: </w:t>
      </w:r>
      <w:hyperlink r:id="rId49" w:anchor="activity" w:history="1">
        <w:r w:rsidR="00154F19" w:rsidRPr="00477222">
          <w:rPr>
            <w:rStyle w:val="Hipervnculo"/>
          </w:rPr>
          <w:t>https://www.w3c.es/ayuda/#activity</w:t>
        </w:r>
      </w:hyperlink>
    </w:p>
    <w:p w:rsidR="003F4D17" w:rsidRDefault="003F4D17" w:rsidP="008A14FF">
      <w:pPr>
        <w:rPr>
          <w:rStyle w:val="Hipervnculo"/>
        </w:rPr>
      </w:pPr>
      <w:r w:rsidRPr="00F1562C">
        <w:t>[</w:t>
      </w:r>
      <w:r w:rsidR="00AE03C5">
        <w:t>5</w:t>
      </w:r>
      <w:r w:rsidRPr="00F1562C">
        <w:t>] Pautas de Accesibilidad para el Contenido Web (WCAG) 2.0</w:t>
      </w:r>
      <w:r w:rsidR="009A4452" w:rsidRPr="00F1562C">
        <w:t>,</w:t>
      </w:r>
      <w:r w:rsidRPr="00F1562C">
        <w:t>Resumen</w:t>
      </w:r>
      <w:r w:rsidR="009A4452" w:rsidRPr="00F1562C">
        <w:t>, [Online]. Disponible:</w:t>
      </w:r>
      <w:hyperlink r:id="rId50" w:history="1">
        <w:r w:rsidR="009A4452" w:rsidRPr="00F1562C">
          <w:rPr>
            <w:rStyle w:val="Hipervnculo"/>
          </w:rPr>
          <w:t>http://www.sidar.org/traducciones/wcag20/es/</w:t>
        </w:r>
      </w:hyperlink>
    </w:p>
    <w:p w:rsidR="00B4711D" w:rsidRDefault="00B4711D" w:rsidP="00B4711D">
      <w:pPr>
        <w:ind w:left="708" w:hanging="708"/>
        <w:rPr>
          <w:rStyle w:val="Hipervnculo"/>
        </w:rPr>
      </w:pPr>
      <w:r w:rsidRPr="008A496D">
        <w:t xml:space="preserve">[6] </w:t>
      </w:r>
      <w:r w:rsidRPr="00B4711D">
        <w:t>Pautas de accesibilidad al contenido web 2.0 [Online]. Disponible</w:t>
      </w:r>
      <w:r w:rsidRPr="007B09F4">
        <w:t>:</w:t>
      </w:r>
      <w:hyperlink r:id="rId51" w:history="1">
        <w:r w:rsidRPr="00AC1C5B">
          <w:rPr>
            <w:rStyle w:val="Hipervnculo"/>
          </w:rPr>
          <w:t>http://accesibilidadweb.dlsi.ua.es/?menu=pautas-2.0</w:t>
        </w:r>
      </w:hyperlink>
    </w:p>
    <w:p w:rsidR="00620589" w:rsidRPr="00F1562C" w:rsidRDefault="00620589" w:rsidP="00620589">
      <w:r w:rsidRPr="00F1562C">
        <w:t>[</w:t>
      </w:r>
      <w:r>
        <w:t>7</w:t>
      </w:r>
      <w:r w:rsidRPr="00F1562C">
        <w:t>] Sergio Luján Mora,</w:t>
      </w:r>
      <w:r>
        <w:t xml:space="preserve"> Accesibilidad Web, Beneficiarios de la</w:t>
      </w:r>
      <w:r w:rsidRPr="00F1562C">
        <w:t xml:space="preserve"> accesibilidad web</w:t>
      </w:r>
      <w:r>
        <w:t>,</w:t>
      </w:r>
      <w:r w:rsidRPr="00F1562C">
        <w:t xml:space="preserve"> [Online]. Disponible: </w:t>
      </w:r>
      <w:hyperlink r:id="rId52" w:history="1">
        <w:r w:rsidRPr="00D06129">
          <w:rPr>
            <w:rStyle w:val="Hipervnculo"/>
          </w:rPr>
          <w:t>http://accesibilidadweb.dlsi.ua.es/?menu=beneficiarios</w:t>
        </w:r>
      </w:hyperlink>
    </w:p>
    <w:p w:rsidR="00E42543" w:rsidRDefault="00E42543" w:rsidP="008A14FF">
      <w:pPr>
        <w:rPr>
          <w:rStyle w:val="Hipervnculo"/>
        </w:rPr>
      </w:pPr>
      <w:r w:rsidRPr="00F1562C">
        <w:t>[</w:t>
      </w:r>
      <w:r w:rsidR="00620589">
        <w:t>8</w:t>
      </w:r>
      <w:r w:rsidRPr="00F1562C">
        <w:t>] A</w:t>
      </w:r>
      <w:r w:rsidR="00237DD3">
        <w:t>nálisis de los Métodos de Evaluación de la Accesibilidad Web</w:t>
      </w:r>
      <w:r w:rsidRPr="00F1562C">
        <w:t xml:space="preserve">, Tipos de métodos de evaluación de la accesibilidad web, [Online]. Disponible: </w:t>
      </w:r>
      <w:hyperlink r:id="rId53" w:history="1">
        <w:r w:rsidRPr="00F1562C">
          <w:rPr>
            <w:rStyle w:val="Hipervnculo"/>
          </w:rPr>
          <w:t>https://gplsi.dlsi.ua.es/almacenes/ver.php?pdf=102</w:t>
        </w:r>
      </w:hyperlink>
    </w:p>
    <w:p w:rsidR="00703C13" w:rsidRPr="00F1562C" w:rsidRDefault="00703C13" w:rsidP="008A14FF">
      <w:r w:rsidRPr="00F1562C">
        <w:t>[</w:t>
      </w:r>
      <w:r w:rsidR="00B4711D">
        <w:t>9</w:t>
      </w:r>
      <w:r w:rsidRPr="00F1562C">
        <w:t xml:space="preserve">] SystemColegas, Modelo de Ciclo de Vida, [Online]. Disponible: </w:t>
      </w:r>
      <w:hyperlink r:id="rId54" w:history="1">
        <w:r w:rsidR="00FE25DE" w:rsidRPr="00477222">
          <w:rPr>
            <w:rStyle w:val="Hipervnculo"/>
          </w:rPr>
          <w:t>https://sites.google.com/site/systemcolegas/modelo-de-ciclo-de-vida</w:t>
        </w:r>
      </w:hyperlink>
    </w:p>
    <w:p w:rsidR="00E00D51" w:rsidRPr="008A496D" w:rsidRDefault="00E00D51" w:rsidP="00E00D51">
      <w:pPr>
        <w:ind w:left="708" w:hanging="708"/>
        <w:rPr>
          <w:rStyle w:val="Hipervnculo"/>
          <w:lang w:val="en-US"/>
        </w:rPr>
      </w:pPr>
      <w:r w:rsidRPr="00443B2F">
        <w:rPr>
          <w:lang w:val="en-US"/>
        </w:rPr>
        <w:t>[</w:t>
      </w:r>
      <w:r w:rsidR="00D92C1D">
        <w:rPr>
          <w:lang w:val="en-US"/>
        </w:rPr>
        <w:t>1</w:t>
      </w:r>
      <w:r w:rsidR="003B2373">
        <w:rPr>
          <w:lang w:val="en-US"/>
        </w:rPr>
        <w:t>0</w:t>
      </w:r>
      <w:r w:rsidRPr="00443B2F">
        <w:rPr>
          <w:lang w:val="en-US"/>
        </w:rPr>
        <w:t xml:space="preserve">] </w:t>
      </w:r>
      <w:r>
        <w:rPr>
          <w:lang w:val="en-US"/>
        </w:rPr>
        <w:t>HTML</w:t>
      </w:r>
      <w:r w:rsidR="008D6D3C">
        <w:rPr>
          <w:lang w:val="en-US"/>
        </w:rPr>
        <w:t xml:space="preserve"> y CSS</w:t>
      </w:r>
      <w:r w:rsidRPr="00443B2F">
        <w:rPr>
          <w:lang w:val="en-US"/>
        </w:rPr>
        <w:t xml:space="preserve">, [Online]. </w:t>
      </w:r>
      <w:r w:rsidRPr="008A496D">
        <w:rPr>
          <w:lang w:val="en-US"/>
        </w:rPr>
        <w:t xml:space="preserve">Disponible: </w:t>
      </w:r>
      <w:r w:rsidR="003D3979">
        <w:fldChar w:fldCharType="begin"/>
      </w:r>
      <w:r w:rsidR="003D3979" w:rsidRPr="00C7743F">
        <w:rPr>
          <w:lang w:val="en-US"/>
          <w:rPrChange w:id="316" w:author="Paola" w:date="2018-10-12T08:35:00Z">
            <w:rPr/>
          </w:rPrChange>
        </w:rPr>
        <w:instrText>HYPERLINK "https://www.w3.org/standards/webdesign/htmlcss.html"</w:instrText>
      </w:r>
      <w:r w:rsidR="003D3979">
        <w:fldChar w:fldCharType="separate"/>
      </w:r>
      <w:r w:rsidRPr="008A496D">
        <w:rPr>
          <w:rStyle w:val="Hipervnculo"/>
          <w:lang w:val="en-US"/>
        </w:rPr>
        <w:t>https://www.w3.org/standards/webdesign/htmlcss.html</w:t>
      </w:r>
      <w:r w:rsidR="003D3979">
        <w:fldChar w:fldCharType="end"/>
      </w:r>
    </w:p>
    <w:p w:rsidR="00E00D51" w:rsidRDefault="00D92C1D" w:rsidP="008A14FF">
      <w:pPr>
        <w:ind w:left="708" w:hanging="708"/>
      </w:pPr>
      <w:r w:rsidRPr="00443B2F">
        <w:rPr>
          <w:lang w:val="en-US"/>
        </w:rPr>
        <w:t>[</w:t>
      </w:r>
      <w:r>
        <w:rPr>
          <w:lang w:val="en-US"/>
        </w:rPr>
        <w:t>1</w:t>
      </w:r>
      <w:r w:rsidR="003B2373">
        <w:rPr>
          <w:lang w:val="en-US"/>
        </w:rPr>
        <w:t>1</w:t>
      </w:r>
      <w:r w:rsidRPr="00443B2F">
        <w:rPr>
          <w:lang w:val="en-US"/>
        </w:rPr>
        <w:t xml:space="preserve">] </w:t>
      </w:r>
      <w:r>
        <w:rPr>
          <w:lang w:val="en-US"/>
        </w:rPr>
        <w:t>Sublime Text</w:t>
      </w:r>
      <w:r w:rsidRPr="00443B2F">
        <w:rPr>
          <w:lang w:val="en-US"/>
        </w:rPr>
        <w:t xml:space="preserve"> [Online]. </w:t>
      </w:r>
      <w:r w:rsidRPr="00E00D51">
        <w:t xml:space="preserve">Disponible: </w:t>
      </w:r>
      <w:hyperlink r:id="rId55" w:history="1">
        <w:r w:rsidRPr="00607261">
          <w:rPr>
            <w:rStyle w:val="Hipervnculo"/>
          </w:rPr>
          <w:t>https://www.genbeta.com/herramientas/sublime-text-un-sofisticado-editor-de-codigo-multiplataforma</w:t>
        </w:r>
      </w:hyperlink>
    </w:p>
    <w:p w:rsidR="00544BCF" w:rsidRPr="008A496D" w:rsidRDefault="00544BCF" w:rsidP="008A14FF">
      <w:pPr>
        <w:ind w:left="708" w:hanging="708"/>
        <w:rPr>
          <w:lang w:val="en-US"/>
        </w:rPr>
      </w:pPr>
      <w:r w:rsidRPr="00443B2F">
        <w:rPr>
          <w:lang w:val="en-US"/>
        </w:rPr>
        <w:t>[</w:t>
      </w:r>
      <w:r>
        <w:rPr>
          <w:lang w:val="en-US"/>
        </w:rPr>
        <w:t>1</w:t>
      </w:r>
      <w:r w:rsidR="003B2373">
        <w:rPr>
          <w:lang w:val="en-US"/>
        </w:rPr>
        <w:t>2</w:t>
      </w:r>
      <w:r w:rsidRPr="00443B2F">
        <w:rPr>
          <w:lang w:val="en-US"/>
        </w:rPr>
        <w:t xml:space="preserve">] </w:t>
      </w:r>
      <w:r w:rsidRPr="008A496D">
        <w:rPr>
          <w:rFonts w:cs="Arial"/>
          <w:shd w:val="clear" w:color="auto" w:fill="FFFFFF"/>
          <w:lang w:val="en-US"/>
        </w:rPr>
        <w:t>phpMyAdmin</w:t>
      </w:r>
      <w:r w:rsidRPr="00443B2F">
        <w:rPr>
          <w:lang w:val="en-US"/>
        </w:rPr>
        <w:t xml:space="preserve"> [Online]. </w:t>
      </w:r>
      <w:r w:rsidRPr="008A496D">
        <w:rPr>
          <w:lang w:val="en-US"/>
        </w:rPr>
        <w:t xml:space="preserve">Disponible: </w:t>
      </w:r>
      <w:r w:rsidR="003D3979">
        <w:fldChar w:fldCharType="begin"/>
      </w:r>
      <w:r w:rsidR="003D3979" w:rsidRPr="00C7743F">
        <w:rPr>
          <w:lang w:val="en-US"/>
          <w:rPrChange w:id="317" w:author="Paola" w:date="2018-10-12T08:35:00Z">
            <w:rPr/>
          </w:rPrChange>
        </w:rPr>
        <w:instrText>HYPERLINK "https://www.phpmyadmin.net"</w:instrText>
      </w:r>
      <w:r w:rsidR="003D3979">
        <w:fldChar w:fldCharType="separate"/>
      </w:r>
      <w:r w:rsidRPr="008A496D">
        <w:rPr>
          <w:rStyle w:val="Hipervnculo"/>
          <w:lang w:val="en-US"/>
        </w:rPr>
        <w:t>https://www.phpmyadmin.net</w:t>
      </w:r>
      <w:r w:rsidR="003D3979">
        <w:fldChar w:fldCharType="end"/>
      </w:r>
    </w:p>
    <w:p w:rsidR="003B2373" w:rsidRDefault="007B09F4" w:rsidP="003B2373">
      <w:pPr>
        <w:ind w:left="708" w:hanging="708"/>
        <w:rPr>
          <w:rStyle w:val="Hipervnculo"/>
          <w:rFonts w:cs="Arial"/>
          <w:sz w:val="21"/>
          <w:szCs w:val="21"/>
          <w:shd w:val="clear" w:color="auto" w:fill="FFFFFF"/>
          <w:lang w:val="en-US"/>
        </w:rPr>
      </w:pPr>
      <w:r w:rsidRPr="007B09F4">
        <w:rPr>
          <w:lang w:val="en-US"/>
        </w:rPr>
        <w:t>[1</w:t>
      </w:r>
      <w:r w:rsidR="003B2373">
        <w:rPr>
          <w:lang w:val="en-US"/>
        </w:rPr>
        <w:t>3</w:t>
      </w:r>
      <w:r w:rsidRPr="007B09F4">
        <w:rPr>
          <w:lang w:val="en-US"/>
        </w:rPr>
        <w:t xml:space="preserve">] Hosting 000webhost [Online]. </w:t>
      </w:r>
      <w:r w:rsidRPr="008A496D">
        <w:rPr>
          <w:lang w:val="en-US"/>
        </w:rPr>
        <w:t xml:space="preserve">Disponible: </w:t>
      </w:r>
      <w:r w:rsidR="003D3979">
        <w:fldChar w:fldCharType="begin"/>
      </w:r>
      <w:r w:rsidR="003D3979" w:rsidRPr="00C7743F">
        <w:rPr>
          <w:lang w:val="en-US"/>
          <w:rPrChange w:id="318" w:author="Paola" w:date="2018-10-12T08:35:00Z">
            <w:rPr/>
          </w:rPrChange>
        </w:rPr>
        <w:instrText>HYPERLINK "https://ar.000webhost.com"</w:instrText>
      </w:r>
      <w:r w:rsidR="003D3979">
        <w:fldChar w:fldCharType="separate"/>
      </w:r>
      <w:r w:rsidRPr="008A496D">
        <w:rPr>
          <w:rStyle w:val="Hipervnculo"/>
          <w:lang w:val="en-US"/>
        </w:rPr>
        <w:t>https://</w:t>
      </w:r>
      <w:r w:rsidRPr="008A496D">
        <w:rPr>
          <w:rStyle w:val="Hipervnculo"/>
          <w:rFonts w:cs="Arial"/>
          <w:sz w:val="21"/>
          <w:szCs w:val="21"/>
          <w:shd w:val="clear" w:color="auto" w:fill="FFFFFF"/>
          <w:lang w:val="en-US"/>
        </w:rPr>
        <w:t>ar.000webhost.com</w:t>
      </w:r>
      <w:r w:rsidR="003D3979">
        <w:fldChar w:fldCharType="end"/>
      </w:r>
    </w:p>
    <w:p w:rsidR="008C4B27" w:rsidRPr="008A496D" w:rsidRDefault="008C4B27" w:rsidP="003B2373">
      <w:pPr>
        <w:ind w:left="708" w:hanging="708"/>
        <w:rPr>
          <w:rStyle w:val="Hipervnculo"/>
          <w:rFonts w:cs="Arial"/>
          <w:sz w:val="21"/>
          <w:szCs w:val="21"/>
          <w:shd w:val="clear" w:color="auto" w:fill="FFFFFF"/>
          <w:lang w:val="en-US"/>
        </w:rPr>
      </w:pPr>
      <w:r w:rsidRPr="00443B2F">
        <w:rPr>
          <w:lang w:val="en-US"/>
        </w:rPr>
        <w:t>[</w:t>
      </w:r>
      <w:r>
        <w:rPr>
          <w:lang w:val="en-US"/>
        </w:rPr>
        <w:t>14</w:t>
      </w:r>
      <w:r w:rsidRPr="00443B2F">
        <w:rPr>
          <w:lang w:val="en-US"/>
        </w:rPr>
        <w:t xml:space="preserve">] </w:t>
      </w:r>
      <w:r>
        <w:rPr>
          <w:lang w:val="en-US"/>
        </w:rPr>
        <w:t>eXaminator</w:t>
      </w:r>
      <w:r w:rsidRPr="00443B2F">
        <w:rPr>
          <w:lang w:val="en-US"/>
        </w:rPr>
        <w:t xml:space="preserve"> [Online]. </w:t>
      </w:r>
      <w:r w:rsidRPr="008A496D">
        <w:rPr>
          <w:lang w:val="en-US"/>
        </w:rPr>
        <w:t xml:space="preserve">Disponible: </w:t>
      </w:r>
      <w:r w:rsidRPr="008C4B27">
        <w:rPr>
          <w:rStyle w:val="Hipervnculo"/>
          <w:lang w:val="en-US"/>
        </w:rPr>
        <w:t>http://examinator.ws</w:t>
      </w:r>
    </w:p>
    <w:p w:rsidR="00B37194" w:rsidRPr="003B4F1F" w:rsidRDefault="003B2373" w:rsidP="003B2373">
      <w:pPr>
        <w:ind w:left="708" w:hanging="708"/>
        <w:rPr>
          <w:rStyle w:val="Hipervnculo"/>
        </w:rPr>
      </w:pPr>
      <w:r w:rsidRPr="00443B2F">
        <w:rPr>
          <w:lang w:val="en-US"/>
        </w:rPr>
        <w:t>[</w:t>
      </w:r>
      <w:r>
        <w:rPr>
          <w:lang w:val="en-US"/>
        </w:rPr>
        <w:t>1</w:t>
      </w:r>
      <w:r w:rsidR="008C4B27">
        <w:rPr>
          <w:lang w:val="en-US"/>
        </w:rPr>
        <w:t>5</w:t>
      </w:r>
      <w:r w:rsidRPr="00443B2F">
        <w:rPr>
          <w:lang w:val="en-US"/>
        </w:rPr>
        <w:t xml:space="preserve">] Taw Web [Online]. </w:t>
      </w:r>
      <w:r w:rsidRPr="003B4F1F">
        <w:t xml:space="preserve">Disponible: </w:t>
      </w:r>
      <w:hyperlink r:id="rId56" w:anchor="c1" w:history="1">
        <w:r w:rsidRPr="003B4F1F">
          <w:rPr>
            <w:rStyle w:val="Hipervnculo"/>
          </w:rPr>
          <w:t>https://www.tawdis.net/proj#c1</w:t>
        </w:r>
      </w:hyperlink>
      <w:bookmarkEnd w:id="313"/>
    </w:p>
    <w:p w:rsidR="00361438" w:rsidRDefault="00361438" w:rsidP="003B2373">
      <w:pPr>
        <w:ind w:left="708" w:hanging="708"/>
        <w:rPr>
          <w:rStyle w:val="Hipervnculo"/>
          <w:lang w:val="en-US"/>
        </w:rPr>
      </w:pPr>
      <w:r w:rsidRPr="00443B2F">
        <w:rPr>
          <w:lang w:val="en-US"/>
        </w:rPr>
        <w:t>[</w:t>
      </w:r>
      <w:r>
        <w:rPr>
          <w:lang w:val="en-US"/>
        </w:rPr>
        <w:t>16</w:t>
      </w:r>
      <w:r w:rsidRPr="00443B2F">
        <w:rPr>
          <w:lang w:val="en-US"/>
        </w:rPr>
        <w:t xml:space="preserve">] </w:t>
      </w:r>
      <w:r>
        <w:rPr>
          <w:lang w:val="en-US"/>
        </w:rPr>
        <w:t>WebDeveloper extension Firefox</w:t>
      </w:r>
      <w:r w:rsidRPr="00443B2F">
        <w:rPr>
          <w:lang w:val="en-US"/>
        </w:rPr>
        <w:t xml:space="preserve"> [Online]. </w:t>
      </w:r>
      <w:r w:rsidRPr="008A496D">
        <w:rPr>
          <w:lang w:val="en-US"/>
        </w:rPr>
        <w:t xml:space="preserve">Disponible: </w:t>
      </w:r>
      <w:r w:rsidR="003D3979">
        <w:fldChar w:fldCharType="begin"/>
      </w:r>
      <w:r w:rsidR="003D3979" w:rsidRPr="00C7743F">
        <w:rPr>
          <w:lang w:val="en-US"/>
          <w:rPrChange w:id="319" w:author="Paola" w:date="2018-10-12T08:35:00Z">
            <w:rPr/>
          </w:rPrChange>
        </w:rPr>
        <w:instrText>HYPERLINK "https://addons.mozilla.org/es/firefox/addon/web-developer/"</w:instrText>
      </w:r>
      <w:r w:rsidR="003D3979">
        <w:fldChar w:fldCharType="separate"/>
      </w:r>
      <w:r w:rsidR="00280EA6" w:rsidRPr="003112D5">
        <w:rPr>
          <w:rStyle w:val="Hipervnculo"/>
          <w:lang w:val="en-US"/>
        </w:rPr>
        <w:t>https://addons.mozilla.org/es/firefox/addon/web-developer/</w:t>
      </w:r>
      <w:r w:rsidR="003D3979">
        <w:fldChar w:fldCharType="end"/>
      </w:r>
    </w:p>
    <w:p w:rsidR="00280EA6" w:rsidRDefault="00280EA6" w:rsidP="00280EA6">
      <w:pPr>
        <w:ind w:left="708" w:hanging="708"/>
        <w:rPr>
          <w:rStyle w:val="Hipervnculo"/>
          <w:lang w:val="en-US"/>
        </w:rPr>
      </w:pPr>
      <w:r w:rsidRPr="00443B2F">
        <w:rPr>
          <w:lang w:val="en-US"/>
        </w:rPr>
        <w:t>[</w:t>
      </w:r>
      <w:r>
        <w:rPr>
          <w:lang w:val="en-US"/>
        </w:rPr>
        <w:t>17</w:t>
      </w:r>
      <w:r w:rsidRPr="00443B2F">
        <w:rPr>
          <w:lang w:val="en-US"/>
        </w:rPr>
        <w:t xml:space="preserve">] </w:t>
      </w:r>
      <w:r>
        <w:rPr>
          <w:lang w:val="en-US"/>
        </w:rPr>
        <w:t>Bootstrap</w:t>
      </w:r>
      <w:r w:rsidRPr="00443B2F">
        <w:rPr>
          <w:lang w:val="en-US"/>
        </w:rPr>
        <w:t xml:space="preserve"> [Online]. </w:t>
      </w:r>
      <w:r w:rsidRPr="008A496D">
        <w:rPr>
          <w:lang w:val="en-US"/>
        </w:rPr>
        <w:t xml:space="preserve">Disponible: </w:t>
      </w:r>
      <w:r w:rsidRPr="00280EA6">
        <w:rPr>
          <w:rStyle w:val="Hipervnculo"/>
          <w:lang w:val="en-US"/>
        </w:rPr>
        <w:t>http://getbootstrap.com/?</w:t>
      </w:r>
    </w:p>
    <w:p w:rsidR="00280EA6" w:rsidRDefault="00280EA6" w:rsidP="003B2373">
      <w:pPr>
        <w:ind w:left="708" w:hanging="708"/>
        <w:rPr>
          <w:rStyle w:val="Hipervnculo"/>
          <w:lang w:val="en-US"/>
        </w:rPr>
      </w:pPr>
      <w:r w:rsidRPr="00443B2F">
        <w:rPr>
          <w:lang w:val="en-US"/>
        </w:rPr>
        <w:t>[</w:t>
      </w:r>
      <w:r>
        <w:rPr>
          <w:lang w:val="en-US"/>
        </w:rPr>
        <w:t>18</w:t>
      </w:r>
      <w:r w:rsidRPr="00443B2F">
        <w:rPr>
          <w:lang w:val="en-US"/>
        </w:rPr>
        <w:t xml:space="preserve">] </w:t>
      </w:r>
      <w:r w:rsidR="00BB70AB">
        <w:rPr>
          <w:lang w:val="en-US"/>
        </w:rPr>
        <w:t xml:space="preserve">CodeIgniter </w:t>
      </w:r>
      <w:r w:rsidRPr="00443B2F">
        <w:rPr>
          <w:lang w:val="en-US"/>
        </w:rPr>
        <w:t xml:space="preserve">[Online]. </w:t>
      </w:r>
      <w:r w:rsidRPr="008A496D">
        <w:rPr>
          <w:lang w:val="en-US"/>
        </w:rPr>
        <w:t xml:space="preserve">Disponible: </w:t>
      </w:r>
      <w:r w:rsidR="00BB70AB" w:rsidRPr="00BB70AB">
        <w:rPr>
          <w:rStyle w:val="Hipervnculo"/>
          <w:lang w:val="en-US"/>
        </w:rPr>
        <w:t>https://www.codeigniter.com</w:t>
      </w:r>
    </w:p>
    <w:bookmarkEnd w:id="314"/>
    <w:p w:rsidR="00280EA6" w:rsidRPr="008A496D" w:rsidRDefault="00280EA6" w:rsidP="003B2373">
      <w:pPr>
        <w:ind w:left="708" w:hanging="708"/>
        <w:rPr>
          <w:rStyle w:val="Hipervnculo"/>
          <w:lang w:val="en-US"/>
        </w:rPr>
      </w:pPr>
    </w:p>
    <w:sectPr w:rsidR="00280EA6" w:rsidRPr="008A496D" w:rsidSect="00224D4A">
      <w:pgSz w:w="11906" w:h="16838"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Paola" w:date="2018-10-12T08:32:00Z" w:initials="P">
    <w:p w:rsidR="003B4F1F" w:rsidRDefault="003B4F1F">
      <w:pPr>
        <w:pStyle w:val="Textocomentario"/>
      </w:pPr>
      <w:r>
        <w:rPr>
          <w:rStyle w:val="Refdecomentario"/>
        </w:rPr>
        <w:annotationRef/>
      </w:r>
      <w:r>
        <w:t>Se debe evitar utilizar varias veces la misma palabra en un párrafo.</w:t>
      </w:r>
    </w:p>
  </w:comment>
  <w:comment w:id="28" w:author="Paola" w:date="2018-10-12T08:32:00Z" w:initials="P">
    <w:p w:rsidR="008D52C5" w:rsidRDefault="008D52C5">
      <w:pPr>
        <w:pStyle w:val="Textocomentario"/>
      </w:pPr>
      <w:r>
        <w:rPr>
          <w:rStyle w:val="Refdecomentario"/>
        </w:rPr>
        <w:annotationRef/>
      </w:r>
      <w:r>
        <w:t>Recorda referenciar siempre</w:t>
      </w:r>
    </w:p>
  </w:comment>
  <w:comment w:id="213" w:author="Paola" w:date="2018-10-12T08:32:00Z" w:initials="P">
    <w:p w:rsidR="008D52C5" w:rsidRDefault="008D52C5">
      <w:pPr>
        <w:pStyle w:val="Textocomentario"/>
      </w:pPr>
      <w:r>
        <w:rPr>
          <w:rStyle w:val="Refdecomentario"/>
        </w:rPr>
        <w:annotationRef/>
      </w:r>
      <w:r>
        <w:t>El nombre de la tabla es en la parte superior de la misma. Antes debe incorporar algún comentario  de la misma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3192" w:rsidRDefault="004B3192" w:rsidP="00AE3FBC">
      <w:pPr>
        <w:spacing w:line="240" w:lineRule="auto"/>
      </w:pPr>
      <w:r>
        <w:separator/>
      </w:r>
    </w:p>
  </w:endnote>
  <w:endnote w:type="continuationSeparator" w:id="1">
    <w:p w:rsidR="004B3192" w:rsidRDefault="004B3192" w:rsidP="00AE3FB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00000000" w:usb2="00000000" w:usb3="00000000" w:csb0="000001F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3192" w:rsidRDefault="004B3192" w:rsidP="00AE3FBC">
      <w:pPr>
        <w:spacing w:line="240" w:lineRule="auto"/>
      </w:pPr>
      <w:r>
        <w:separator/>
      </w:r>
    </w:p>
  </w:footnote>
  <w:footnote w:type="continuationSeparator" w:id="1">
    <w:p w:rsidR="004B3192" w:rsidRDefault="004B3192" w:rsidP="00AE3FB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F6F71"/>
    <w:multiLevelType w:val="hybridMultilevel"/>
    <w:tmpl w:val="328CA4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1E7F25A6"/>
    <w:multiLevelType w:val="hybridMultilevel"/>
    <w:tmpl w:val="652A51A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210500DF"/>
    <w:multiLevelType w:val="hybridMultilevel"/>
    <w:tmpl w:val="DA348D6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24212FF2"/>
    <w:multiLevelType w:val="hybridMultilevel"/>
    <w:tmpl w:val="34BEBB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5515443"/>
    <w:multiLevelType w:val="multilevel"/>
    <w:tmpl w:val="A7D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513904"/>
    <w:multiLevelType w:val="hybridMultilevel"/>
    <w:tmpl w:val="130292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316705E4"/>
    <w:multiLevelType w:val="hybridMultilevel"/>
    <w:tmpl w:val="3C26E7C4"/>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D6A4DF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0F35FF4"/>
    <w:multiLevelType w:val="hybridMultilevel"/>
    <w:tmpl w:val="3B86138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44D434EF"/>
    <w:multiLevelType w:val="hybridMultilevel"/>
    <w:tmpl w:val="C90683D6"/>
    <w:lvl w:ilvl="0" w:tplc="0C0A0003">
      <w:start w:val="1"/>
      <w:numFmt w:val="bullet"/>
      <w:lvlText w:val="o"/>
      <w:lvlJc w:val="left"/>
      <w:pPr>
        <w:ind w:left="1428" w:hanging="360"/>
      </w:pPr>
      <w:rPr>
        <w:rFonts w:ascii="Courier New" w:hAnsi="Courier New" w:cs="Courier New"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0">
    <w:nsid w:val="472937CF"/>
    <w:multiLevelType w:val="hybridMultilevel"/>
    <w:tmpl w:val="4A3684B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4A655C0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AE565A3"/>
    <w:multiLevelType w:val="hybridMultilevel"/>
    <w:tmpl w:val="F7A06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571338A8"/>
    <w:multiLevelType w:val="hybridMultilevel"/>
    <w:tmpl w:val="75747462"/>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91666AB"/>
    <w:multiLevelType w:val="hybridMultilevel"/>
    <w:tmpl w:val="11A087CE"/>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D01173"/>
    <w:multiLevelType w:val="hybridMultilevel"/>
    <w:tmpl w:val="7C54FE58"/>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07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D560332"/>
    <w:multiLevelType w:val="hybridMultilevel"/>
    <w:tmpl w:val="C882D1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70B52374"/>
    <w:multiLevelType w:val="hybridMultilevel"/>
    <w:tmpl w:val="20B636C4"/>
    <w:lvl w:ilvl="0" w:tplc="AC6411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8756782"/>
    <w:multiLevelType w:val="hybridMultilevel"/>
    <w:tmpl w:val="706A2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F50639"/>
    <w:multiLevelType w:val="multilevel"/>
    <w:tmpl w:val="EA2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15"/>
  </w:num>
  <w:num w:numId="4">
    <w:abstractNumId w:val="13"/>
  </w:num>
  <w:num w:numId="5">
    <w:abstractNumId w:val="18"/>
  </w:num>
  <w:num w:numId="6">
    <w:abstractNumId w:val="6"/>
  </w:num>
  <w:num w:numId="7">
    <w:abstractNumId w:val="12"/>
  </w:num>
  <w:num w:numId="8">
    <w:abstractNumId w:val="0"/>
  </w:num>
  <w:num w:numId="9">
    <w:abstractNumId w:val="5"/>
  </w:num>
  <w:num w:numId="10">
    <w:abstractNumId w:val="3"/>
  </w:num>
  <w:num w:numId="11">
    <w:abstractNumId w:val="11"/>
  </w:num>
  <w:num w:numId="12">
    <w:abstractNumId w:val="1"/>
  </w:num>
  <w:num w:numId="13">
    <w:abstractNumId w:val="10"/>
  </w:num>
  <w:num w:numId="14">
    <w:abstractNumId w:val="2"/>
  </w:num>
  <w:num w:numId="15">
    <w:abstractNumId w:val="16"/>
  </w:num>
  <w:num w:numId="16">
    <w:abstractNumId w:val="9"/>
  </w:num>
  <w:num w:numId="17">
    <w:abstractNumId w:val="8"/>
  </w:num>
  <w:num w:numId="18">
    <w:abstractNumId w:val="7"/>
  </w:num>
  <w:num w:numId="19">
    <w:abstractNumId w:val="4"/>
  </w:num>
  <w:num w:numId="20">
    <w:abstractNumId w:val="19"/>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5224"/>
  <w:trackRevisions/>
  <w:defaultTabStop w:val="708"/>
  <w:hyphenationZone w:val="425"/>
  <w:drawingGridHorizontalSpacing w:val="100"/>
  <w:displayHorizontalDrawingGridEvery w:val="2"/>
  <w:displayVerticalDrawingGridEvery w:val="2"/>
  <w:characterSpacingControl w:val="doNotCompress"/>
  <w:footnotePr>
    <w:footnote w:id="0"/>
    <w:footnote w:id="1"/>
  </w:footnotePr>
  <w:endnotePr>
    <w:endnote w:id="0"/>
    <w:endnote w:id="1"/>
  </w:endnotePr>
  <w:compat/>
  <w:rsids>
    <w:rsidRoot w:val="005B7B60"/>
    <w:rsid w:val="00011B57"/>
    <w:rsid w:val="00012B89"/>
    <w:rsid w:val="000302B4"/>
    <w:rsid w:val="00032DB4"/>
    <w:rsid w:val="000426AD"/>
    <w:rsid w:val="00043A83"/>
    <w:rsid w:val="0005170E"/>
    <w:rsid w:val="00053FBC"/>
    <w:rsid w:val="00054CB9"/>
    <w:rsid w:val="00060670"/>
    <w:rsid w:val="00063C03"/>
    <w:rsid w:val="000644A6"/>
    <w:rsid w:val="00064E3D"/>
    <w:rsid w:val="000661A9"/>
    <w:rsid w:val="00076510"/>
    <w:rsid w:val="0008093D"/>
    <w:rsid w:val="00084C2D"/>
    <w:rsid w:val="000A13CE"/>
    <w:rsid w:val="000A3AC4"/>
    <w:rsid w:val="000A5839"/>
    <w:rsid w:val="000A5983"/>
    <w:rsid w:val="000A72EA"/>
    <w:rsid w:val="000B73FA"/>
    <w:rsid w:val="000B7672"/>
    <w:rsid w:val="000D5C6F"/>
    <w:rsid w:val="000E3583"/>
    <w:rsid w:val="000E3E50"/>
    <w:rsid w:val="000E56C9"/>
    <w:rsid w:val="000E64B1"/>
    <w:rsid w:val="000F02FE"/>
    <w:rsid w:val="000F4934"/>
    <w:rsid w:val="00104629"/>
    <w:rsid w:val="00105AFB"/>
    <w:rsid w:val="001238C4"/>
    <w:rsid w:val="0013124C"/>
    <w:rsid w:val="001364F1"/>
    <w:rsid w:val="0014313C"/>
    <w:rsid w:val="001436C1"/>
    <w:rsid w:val="00145D58"/>
    <w:rsid w:val="00154F19"/>
    <w:rsid w:val="00157417"/>
    <w:rsid w:val="0016011F"/>
    <w:rsid w:val="00161079"/>
    <w:rsid w:val="001679A9"/>
    <w:rsid w:val="00171272"/>
    <w:rsid w:val="00173A2E"/>
    <w:rsid w:val="0018003B"/>
    <w:rsid w:val="0018102C"/>
    <w:rsid w:val="00183F7F"/>
    <w:rsid w:val="00184879"/>
    <w:rsid w:val="001869FA"/>
    <w:rsid w:val="001962B1"/>
    <w:rsid w:val="001B169E"/>
    <w:rsid w:val="001B5A6E"/>
    <w:rsid w:val="001C58D9"/>
    <w:rsid w:val="001C7745"/>
    <w:rsid w:val="001D0EBE"/>
    <w:rsid w:val="001E0087"/>
    <w:rsid w:val="001E4CF2"/>
    <w:rsid w:val="001F15BA"/>
    <w:rsid w:val="001F162E"/>
    <w:rsid w:val="00202EBF"/>
    <w:rsid w:val="002057C3"/>
    <w:rsid w:val="00213C37"/>
    <w:rsid w:val="00216B44"/>
    <w:rsid w:val="00224ADF"/>
    <w:rsid w:val="00224D4A"/>
    <w:rsid w:val="00227264"/>
    <w:rsid w:val="00237CFB"/>
    <w:rsid w:val="00237DD3"/>
    <w:rsid w:val="0024788D"/>
    <w:rsid w:val="00253C7B"/>
    <w:rsid w:val="002727D9"/>
    <w:rsid w:val="00273A30"/>
    <w:rsid w:val="00275601"/>
    <w:rsid w:val="00275CD1"/>
    <w:rsid w:val="00280EA6"/>
    <w:rsid w:val="00282F81"/>
    <w:rsid w:val="00283312"/>
    <w:rsid w:val="00283F3D"/>
    <w:rsid w:val="00285B16"/>
    <w:rsid w:val="0029359A"/>
    <w:rsid w:val="00293928"/>
    <w:rsid w:val="002A49EF"/>
    <w:rsid w:val="002B1CAC"/>
    <w:rsid w:val="002B3B65"/>
    <w:rsid w:val="002D6143"/>
    <w:rsid w:val="002E7188"/>
    <w:rsid w:val="002F11CE"/>
    <w:rsid w:val="002F2BF4"/>
    <w:rsid w:val="002F2EA0"/>
    <w:rsid w:val="00301E08"/>
    <w:rsid w:val="003067CB"/>
    <w:rsid w:val="003074E2"/>
    <w:rsid w:val="003155B1"/>
    <w:rsid w:val="003162A0"/>
    <w:rsid w:val="003219F7"/>
    <w:rsid w:val="00330395"/>
    <w:rsid w:val="00331D38"/>
    <w:rsid w:val="00341C77"/>
    <w:rsid w:val="00350A6A"/>
    <w:rsid w:val="0036018B"/>
    <w:rsid w:val="00361438"/>
    <w:rsid w:val="00365C81"/>
    <w:rsid w:val="00372518"/>
    <w:rsid w:val="003752E4"/>
    <w:rsid w:val="003752F7"/>
    <w:rsid w:val="00381AD3"/>
    <w:rsid w:val="003856D6"/>
    <w:rsid w:val="00386355"/>
    <w:rsid w:val="003864C0"/>
    <w:rsid w:val="0038777C"/>
    <w:rsid w:val="00387815"/>
    <w:rsid w:val="00394764"/>
    <w:rsid w:val="003A54E1"/>
    <w:rsid w:val="003B2373"/>
    <w:rsid w:val="003B4F1F"/>
    <w:rsid w:val="003C1289"/>
    <w:rsid w:val="003C2298"/>
    <w:rsid w:val="003C4D47"/>
    <w:rsid w:val="003D3979"/>
    <w:rsid w:val="003E0E7F"/>
    <w:rsid w:val="003F1154"/>
    <w:rsid w:val="003F4D17"/>
    <w:rsid w:val="00402D16"/>
    <w:rsid w:val="004036ED"/>
    <w:rsid w:val="00404682"/>
    <w:rsid w:val="00406406"/>
    <w:rsid w:val="004148BD"/>
    <w:rsid w:val="00416904"/>
    <w:rsid w:val="00416FF2"/>
    <w:rsid w:val="00421655"/>
    <w:rsid w:val="0043175D"/>
    <w:rsid w:val="00436EF4"/>
    <w:rsid w:val="00442407"/>
    <w:rsid w:val="0044384E"/>
    <w:rsid w:val="00443B2F"/>
    <w:rsid w:val="00446110"/>
    <w:rsid w:val="0044615F"/>
    <w:rsid w:val="00453D42"/>
    <w:rsid w:val="00471340"/>
    <w:rsid w:val="0047555E"/>
    <w:rsid w:val="00486F8A"/>
    <w:rsid w:val="004A3785"/>
    <w:rsid w:val="004A4F40"/>
    <w:rsid w:val="004B221D"/>
    <w:rsid w:val="004B3192"/>
    <w:rsid w:val="004C08AF"/>
    <w:rsid w:val="004C45D2"/>
    <w:rsid w:val="004D0BFD"/>
    <w:rsid w:val="004D33B5"/>
    <w:rsid w:val="004D5029"/>
    <w:rsid w:val="004D55EC"/>
    <w:rsid w:val="004D69CB"/>
    <w:rsid w:val="004E2391"/>
    <w:rsid w:val="004F7CDB"/>
    <w:rsid w:val="00503AD8"/>
    <w:rsid w:val="00510AF9"/>
    <w:rsid w:val="005117D6"/>
    <w:rsid w:val="00513541"/>
    <w:rsid w:val="005138D4"/>
    <w:rsid w:val="00515973"/>
    <w:rsid w:val="00533753"/>
    <w:rsid w:val="0053436D"/>
    <w:rsid w:val="0054324A"/>
    <w:rsid w:val="00544BCF"/>
    <w:rsid w:val="00550381"/>
    <w:rsid w:val="00557EB5"/>
    <w:rsid w:val="005604BF"/>
    <w:rsid w:val="005619C1"/>
    <w:rsid w:val="00561D07"/>
    <w:rsid w:val="00566375"/>
    <w:rsid w:val="005675C3"/>
    <w:rsid w:val="00576E68"/>
    <w:rsid w:val="005850F7"/>
    <w:rsid w:val="00591E9C"/>
    <w:rsid w:val="00594C80"/>
    <w:rsid w:val="005A1C3F"/>
    <w:rsid w:val="005A246D"/>
    <w:rsid w:val="005A2EE1"/>
    <w:rsid w:val="005B7B60"/>
    <w:rsid w:val="005C620C"/>
    <w:rsid w:val="005D3372"/>
    <w:rsid w:val="005D33FD"/>
    <w:rsid w:val="005D3511"/>
    <w:rsid w:val="005E34AE"/>
    <w:rsid w:val="005F0729"/>
    <w:rsid w:val="005F75D2"/>
    <w:rsid w:val="006023C6"/>
    <w:rsid w:val="0060666E"/>
    <w:rsid w:val="00614E48"/>
    <w:rsid w:val="006155F1"/>
    <w:rsid w:val="006158E7"/>
    <w:rsid w:val="006172D1"/>
    <w:rsid w:val="00620589"/>
    <w:rsid w:val="0062475A"/>
    <w:rsid w:val="00626D20"/>
    <w:rsid w:val="006305A2"/>
    <w:rsid w:val="00631B76"/>
    <w:rsid w:val="006330BF"/>
    <w:rsid w:val="00634548"/>
    <w:rsid w:val="00637427"/>
    <w:rsid w:val="00640ECE"/>
    <w:rsid w:val="00641600"/>
    <w:rsid w:val="00650276"/>
    <w:rsid w:val="00653607"/>
    <w:rsid w:val="00654450"/>
    <w:rsid w:val="00657D3B"/>
    <w:rsid w:val="00660BDF"/>
    <w:rsid w:val="00666F14"/>
    <w:rsid w:val="00671C12"/>
    <w:rsid w:val="006839B4"/>
    <w:rsid w:val="00687931"/>
    <w:rsid w:val="006912D0"/>
    <w:rsid w:val="00692594"/>
    <w:rsid w:val="00692EEE"/>
    <w:rsid w:val="00696939"/>
    <w:rsid w:val="00697FA2"/>
    <w:rsid w:val="006C359A"/>
    <w:rsid w:val="006C646E"/>
    <w:rsid w:val="006D0BB6"/>
    <w:rsid w:val="006D7926"/>
    <w:rsid w:val="00702D86"/>
    <w:rsid w:val="00703C13"/>
    <w:rsid w:val="00703FF9"/>
    <w:rsid w:val="00712C0A"/>
    <w:rsid w:val="00714047"/>
    <w:rsid w:val="00722D80"/>
    <w:rsid w:val="007236D6"/>
    <w:rsid w:val="0072390E"/>
    <w:rsid w:val="007247D3"/>
    <w:rsid w:val="007266A0"/>
    <w:rsid w:val="007267E1"/>
    <w:rsid w:val="00731A77"/>
    <w:rsid w:val="00734CC6"/>
    <w:rsid w:val="0073592C"/>
    <w:rsid w:val="00736742"/>
    <w:rsid w:val="007471A1"/>
    <w:rsid w:val="00747446"/>
    <w:rsid w:val="00754E1C"/>
    <w:rsid w:val="0076562F"/>
    <w:rsid w:val="00766C01"/>
    <w:rsid w:val="00770725"/>
    <w:rsid w:val="007769E1"/>
    <w:rsid w:val="00781F5B"/>
    <w:rsid w:val="00783462"/>
    <w:rsid w:val="00790448"/>
    <w:rsid w:val="00791E84"/>
    <w:rsid w:val="007A6FDE"/>
    <w:rsid w:val="007A7A5B"/>
    <w:rsid w:val="007B09F4"/>
    <w:rsid w:val="007B17A3"/>
    <w:rsid w:val="007B263D"/>
    <w:rsid w:val="007B2F57"/>
    <w:rsid w:val="007B3077"/>
    <w:rsid w:val="007C3A12"/>
    <w:rsid w:val="007C5461"/>
    <w:rsid w:val="007D447F"/>
    <w:rsid w:val="007D53C0"/>
    <w:rsid w:val="007E1C43"/>
    <w:rsid w:val="007E3993"/>
    <w:rsid w:val="007F373D"/>
    <w:rsid w:val="007F60A3"/>
    <w:rsid w:val="00811214"/>
    <w:rsid w:val="00815A84"/>
    <w:rsid w:val="00817193"/>
    <w:rsid w:val="008272DB"/>
    <w:rsid w:val="008278CE"/>
    <w:rsid w:val="00830381"/>
    <w:rsid w:val="0083328E"/>
    <w:rsid w:val="00833900"/>
    <w:rsid w:val="00840760"/>
    <w:rsid w:val="0084564F"/>
    <w:rsid w:val="008547FF"/>
    <w:rsid w:val="00856830"/>
    <w:rsid w:val="008725AB"/>
    <w:rsid w:val="0087497F"/>
    <w:rsid w:val="00886A79"/>
    <w:rsid w:val="008913B1"/>
    <w:rsid w:val="00896D00"/>
    <w:rsid w:val="008A07B2"/>
    <w:rsid w:val="008A14FF"/>
    <w:rsid w:val="008A496D"/>
    <w:rsid w:val="008A5A91"/>
    <w:rsid w:val="008C4B27"/>
    <w:rsid w:val="008D52C5"/>
    <w:rsid w:val="008D6018"/>
    <w:rsid w:val="008D696B"/>
    <w:rsid w:val="008D6D3C"/>
    <w:rsid w:val="008E2966"/>
    <w:rsid w:val="008E341D"/>
    <w:rsid w:val="008E3E8D"/>
    <w:rsid w:val="008F2A59"/>
    <w:rsid w:val="008F4899"/>
    <w:rsid w:val="008F5C9E"/>
    <w:rsid w:val="00900D42"/>
    <w:rsid w:val="00900E28"/>
    <w:rsid w:val="009148FC"/>
    <w:rsid w:val="00921B5D"/>
    <w:rsid w:val="009263D6"/>
    <w:rsid w:val="00934361"/>
    <w:rsid w:val="00936C63"/>
    <w:rsid w:val="009518F8"/>
    <w:rsid w:val="00957D62"/>
    <w:rsid w:val="009657CA"/>
    <w:rsid w:val="009767C0"/>
    <w:rsid w:val="00980235"/>
    <w:rsid w:val="0098167D"/>
    <w:rsid w:val="009841AE"/>
    <w:rsid w:val="00994341"/>
    <w:rsid w:val="009962FD"/>
    <w:rsid w:val="009A0E1D"/>
    <w:rsid w:val="009A3EAC"/>
    <w:rsid w:val="009A4452"/>
    <w:rsid w:val="009C2962"/>
    <w:rsid w:val="009C6F6B"/>
    <w:rsid w:val="009C723C"/>
    <w:rsid w:val="009D5571"/>
    <w:rsid w:val="009D5D0D"/>
    <w:rsid w:val="009F0076"/>
    <w:rsid w:val="009F1172"/>
    <w:rsid w:val="009F5B5A"/>
    <w:rsid w:val="00A04723"/>
    <w:rsid w:val="00A0518B"/>
    <w:rsid w:val="00A140ED"/>
    <w:rsid w:val="00A201DE"/>
    <w:rsid w:val="00A317FE"/>
    <w:rsid w:val="00A31D6F"/>
    <w:rsid w:val="00A31DBD"/>
    <w:rsid w:val="00A3379D"/>
    <w:rsid w:val="00A34BA5"/>
    <w:rsid w:val="00A3665C"/>
    <w:rsid w:val="00A36F8E"/>
    <w:rsid w:val="00A400D7"/>
    <w:rsid w:val="00A4374B"/>
    <w:rsid w:val="00A43FC3"/>
    <w:rsid w:val="00A47FA6"/>
    <w:rsid w:val="00A5005D"/>
    <w:rsid w:val="00A50C61"/>
    <w:rsid w:val="00A52471"/>
    <w:rsid w:val="00A55A3F"/>
    <w:rsid w:val="00A5667E"/>
    <w:rsid w:val="00A634D4"/>
    <w:rsid w:val="00A64DD2"/>
    <w:rsid w:val="00A6569D"/>
    <w:rsid w:val="00A7036F"/>
    <w:rsid w:val="00A7276E"/>
    <w:rsid w:val="00A75ED1"/>
    <w:rsid w:val="00A76A3A"/>
    <w:rsid w:val="00A85A32"/>
    <w:rsid w:val="00A85B83"/>
    <w:rsid w:val="00A8644F"/>
    <w:rsid w:val="00A867FA"/>
    <w:rsid w:val="00A87862"/>
    <w:rsid w:val="00A91B0F"/>
    <w:rsid w:val="00A9565B"/>
    <w:rsid w:val="00AA0EA9"/>
    <w:rsid w:val="00AA2CFB"/>
    <w:rsid w:val="00AB4422"/>
    <w:rsid w:val="00AB4A45"/>
    <w:rsid w:val="00AC1DBF"/>
    <w:rsid w:val="00AC2415"/>
    <w:rsid w:val="00AC2DC3"/>
    <w:rsid w:val="00AC336C"/>
    <w:rsid w:val="00AC3BC7"/>
    <w:rsid w:val="00AC654E"/>
    <w:rsid w:val="00AC6FC4"/>
    <w:rsid w:val="00AC7AC2"/>
    <w:rsid w:val="00AD26A4"/>
    <w:rsid w:val="00AD58FC"/>
    <w:rsid w:val="00AD7B96"/>
    <w:rsid w:val="00AE03C5"/>
    <w:rsid w:val="00AE3268"/>
    <w:rsid w:val="00AE3FBC"/>
    <w:rsid w:val="00AF602D"/>
    <w:rsid w:val="00B054D9"/>
    <w:rsid w:val="00B12B34"/>
    <w:rsid w:val="00B13252"/>
    <w:rsid w:val="00B15B14"/>
    <w:rsid w:val="00B27A0E"/>
    <w:rsid w:val="00B3258E"/>
    <w:rsid w:val="00B32637"/>
    <w:rsid w:val="00B35619"/>
    <w:rsid w:val="00B37194"/>
    <w:rsid w:val="00B41077"/>
    <w:rsid w:val="00B46EC1"/>
    <w:rsid w:val="00B4711D"/>
    <w:rsid w:val="00B47FDA"/>
    <w:rsid w:val="00B5101C"/>
    <w:rsid w:val="00B53698"/>
    <w:rsid w:val="00B55876"/>
    <w:rsid w:val="00B65064"/>
    <w:rsid w:val="00B82479"/>
    <w:rsid w:val="00B8721F"/>
    <w:rsid w:val="00B92C0D"/>
    <w:rsid w:val="00B97917"/>
    <w:rsid w:val="00BA4748"/>
    <w:rsid w:val="00BA5B3C"/>
    <w:rsid w:val="00BB071D"/>
    <w:rsid w:val="00BB2141"/>
    <w:rsid w:val="00BB48FA"/>
    <w:rsid w:val="00BB658D"/>
    <w:rsid w:val="00BB70AB"/>
    <w:rsid w:val="00BC04DF"/>
    <w:rsid w:val="00BC665D"/>
    <w:rsid w:val="00BD5F85"/>
    <w:rsid w:val="00BE30A6"/>
    <w:rsid w:val="00BF0726"/>
    <w:rsid w:val="00BF1C01"/>
    <w:rsid w:val="00BF203A"/>
    <w:rsid w:val="00BF3E5B"/>
    <w:rsid w:val="00BF3F89"/>
    <w:rsid w:val="00BF4CED"/>
    <w:rsid w:val="00BF7EEB"/>
    <w:rsid w:val="00C14279"/>
    <w:rsid w:val="00C21E19"/>
    <w:rsid w:val="00C21FC1"/>
    <w:rsid w:val="00C31FD1"/>
    <w:rsid w:val="00C34CEA"/>
    <w:rsid w:val="00C4023F"/>
    <w:rsid w:val="00C42002"/>
    <w:rsid w:val="00C61D6E"/>
    <w:rsid w:val="00C7100A"/>
    <w:rsid w:val="00C739A5"/>
    <w:rsid w:val="00C7743F"/>
    <w:rsid w:val="00C866D3"/>
    <w:rsid w:val="00C9447A"/>
    <w:rsid w:val="00CA2B7E"/>
    <w:rsid w:val="00CA5CD6"/>
    <w:rsid w:val="00CB034C"/>
    <w:rsid w:val="00CB1B7C"/>
    <w:rsid w:val="00CB1FA4"/>
    <w:rsid w:val="00CC3CFF"/>
    <w:rsid w:val="00CC5ACC"/>
    <w:rsid w:val="00CD1CD9"/>
    <w:rsid w:val="00CD6385"/>
    <w:rsid w:val="00CE1AB3"/>
    <w:rsid w:val="00CF6B58"/>
    <w:rsid w:val="00CF6E29"/>
    <w:rsid w:val="00D02395"/>
    <w:rsid w:val="00D03D9C"/>
    <w:rsid w:val="00D06129"/>
    <w:rsid w:val="00D0618A"/>
    <w:rsid w:val="00D14258"/>
    <w:rsid w:val="00D2621C"/>
    <w:rsid w:val="00D328B1"/>
    <w:rsid w:val="00D33588"/>
    <w:rsid w:val="00D35671"/>
    <w:rsid w:val="00D43BD7"/>
    <w:rsid w:val="00D46141"/>
    <w:rsid w:val="00D477BD"/>
    <w:rsid w:val="00D47FBD"/>
    <w:rsid w:val="00D51E13"/>
    <w:rsid w:val="00D64989"/>
    <w:rsid w:val="00D7107E"/>
    <w:rsid w:val="00D7120C"/>
    <w:rsid w:val="00D71CA4"/>
    <w:rsid w:val="00D72DD8"/>
    <w:rsid w:val="00D80288"/>
    <w:rsid w:val="00D92B56"/>
    <w:rsid w:val="00D92C1D"/>
    <w:rsid w:val="00D92ECE"/>
    <w:rsid w:val="00D9346F"/>
    <w:rsid w:val="00DA0395"/>
    <w:rsid w:val="00DA7AC9"/>
    <w:rsid w:val="00DB1F58"/>
    <w:rsid w:val="00DB7D86"/>
    <w:rsid w:val="00DC2383"/>
    <w:rsid w:val="00DD72AA"/>
    <w:rsid w:val="00DD73A0"/>
    <w:rsid w:val="00DD7584"/>
    <w:rsid w:val="00DE1D92"/>
    <w:rsid w:val="00DE2BDA"/>
    <w:rsid w:val="00DE4C87"/>
    <w:rsid w:val="00DF1751"/>
    <w:rsid w:val="00DF19DC"/>
    <w:rsid w:val="00DF1AF5"/>
    <w:rsid w:val="00DF3A66"/>
    <w:rsid w:val="00DF44B5"/>
    <w:rsid w:val="00E00D51"/>
    <w:rsid w:val="00E011FB"/>
    <w:rsid w:val="00E103E8"/>
    <w:rsid w:val="00E2269D"/>
    <w:rsid w:val="00E26245"/>
    <w:rsid w:val="00E3174C"/>
    <w:rsid w:val="00E42543"/>
    <w:rsid w:val="00E53410"/>
    <w:rsid w:val="00E56BCC"/>
    <w:rsid w:val="00E5777B"/>
    <w:rsid w:val="00E61B94"/>
    <w:rsid w:val="00E61C48"/>
    <w:rsid w:val="00E7036F"/>
    <w:rsid w:val="00E76A59"/>
    <w:rsid w:val="00E77B66"/>
    <w:rsid w:val="00E77DDB"/>
    <w:rsid w:val="00E842DF"/>
    <w:rsid w:val="00E90BBB"/>
    <w:rsid w:val="00E93926"/>
    <w:rsid w:val="00E93DBF"/>
    <w:rsid w:val="00E959C0"/>
    <w:rsid w:val="00EA55A3"/>
    <w:rsid w:val="00EA754E"/>
    <w:rsid w:val="00EB1991"/>
    <w:rsid w:val="00EB2107"/>
    <w:rsid w:val="00EB496C"/>
    <w:rsid w:val="00EC018C"/>
    <w:rsid w:val="00EC53CA"/>
    <w:rsid w:val="00EC652C"/>
    <w:rsid w:val="00EE2F19"/>
    <w:rsid w:val="00EF0405"/>
    <w:rsid w:val="00EF57CB"/>
    <w:rsid w:val="00F14F4B"/>
    <w:rsid w:val="00F1562C"/>
    <w:rsid w:val="00F2004C"/>
    <w:rsid w:val="00F27382"/>
    <w:rsid w:val="00F3095D"/>
    <w:rsid w:val="00F318C5"/>
    <w:rsid w:val="00F446CF"/>
    <w:rsid w:val="00F474C6"/>
    <w:rsid w:val="00F55265"/>
    <w:rsid w:val="00F81F93"/>
    <w:rsid w:val="00F92F52"/>
    <w:rsid w:val="00F94201"/>
    <w:rsid w:val="00F953CE"/>
    <w:rsid w:val="00FA0F5D"/>
    <w:rsid w:val="00FA10BA"/>
    <w:rsid w:val="00FA6360"/>
    <w:rsid w:val="00FA76A5"/>
    <w:rsid w:val="00FB096D"/>
    <w:rsid w:val="00FB22E0"/>
    <w:rsid w:val="00FB5248"/>
    <w:rsid w:val="00FB5DFB"/>
    <w:rsid w:val="00FC6579"/>
    <w:rsid w:val="00FC675C"/>
    <w:rsid w:val="00FD1496"/>
    <w:rsid w:val="00FD5041"/>
    <w:rsid w:val="00FE25DE"/>
    <w:rsid w:val="00FE5B09"/>
    <w:rsid w:val="00FF1BF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03A"/>
    <w:pPr>
      <w:spacing w:after="0" w:line="360" w:lineRule="auto"/>
      <w:jc w:val="both"/>
    </w:pPr>
    <w:rPr>
      <w:rFonts w:ascii="Arial" w:hAnsi="Arial"/>
    </w:rPr>
  </w:style>
  <w:style w:type="paragraph" w:styleId="Ttulo1">
    <w:name w:val="heading 1"/>
    <w:basedOn w:val="Normal"/>
    <w:next w:val="Titulo1"/>
    <w:link w:val="Ttulo1Car"/>
    <w:uiPriority w:val="9"/>
    <w:qFormat/>
    <w:rsid w:val="00AC2415"/>
    <w:pPr>
      <w:keepNext/>
      <w:keepLines/>
      <w:spacing w:before="240"/>
      <w:outlineLvl w:val="0"/>
    </w:pPr>
    <w:rPr>
      <w:rFonts w:eastAsiaTheme="majorEastAsia" w:cstheme="majorBidi"/>
      <w:b/>
      <w:sz w:val="28"/>
      <w:szCs w:val="32"/>
    </w:rPr>
  </w:style>
  <w:style w:type="paragraph" w:styleId="Ttulo2">
    <w:name w:val="heading 2"/>
    <w:basedOn w:val="Normal"/>
    <w:link w:val="Ttulo2Car"/>
    <w:qFormat/>
    <w:rsid w:val="00053FBC"/>
    <w:pPr>
      <w:keepNext/>
      <w:suppressAutoHyphens/>
      <w:spacing w:before="120"/>
      <w:outlineLvl w:val="1"/>
    </w:pPr>
    <w:rPr>
      <w:rFonts w:eastAsia="Times New Roman" w:cs="Times New Roman"/>
      <w:b/>
      <w:bCs/>
      <w:iCs/>
      <w:sz w:val="24"/>
      <w:szCs w:val="28"/>
      <w:lang w:val="es-ES" w:eastAsia="ar-SA"/>
    </w:rPr>
  </w:style>
  <w:style w:type="paragraph" w:styleId="Ttulo3">
    <w:name w:val="heading 3"/>
    <w:basedOn w:val="Normal"/>
    <w:next w:val="Normal"/>
    <w:link w:val="Ttulo3Car"/>
    <w:uiPriority w:val="9"/>
    <w:unhideWhenUsed/>
    <w:qFormat/>
    <w:rsid w:val="005B7B6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B60"/>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A54E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7B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rsid w:val="00053FBC"/>
    <w:rPr>
      <w:rFonts w:ascii="Arial" w:eastAsia="Times New Roman" w:hAnsi="Arial" w:cs="Times New Roman"/>
      <w:b/>
      <w:bCs/>
      <w:iCs/>
      <w:sz w:val="24"/>
      <w:szCs w:val="28"/>
      <w:lang w:val="es-ES" w:eastAsia="ar-SA"/>
    </w:rPr>
  </w:style>
  <w:style w:type="paragraph" w:customStyle="1" w:styleId="Titulo-dos">
    <w:name w:val="Titulo-dos"/>
    <w:basedOn w:val="Ttulo3"/>
    <w:link w:val="Titulo-dosCar"/>
    <w:qFormat/>
    <w:rsid w:val="005B7B60"/>
    <w:pPr>
      <w:keepLines w:val="0"/>
      <w:suppressAutoHyphens/>
      <w:spacing w:before="60"/>
    </w:pPr>
    <w:rPr>
      <w:rFonts w:ascii="Arial" w:eastAsia="Times New Roman" w:hAnsi="Arial"/>
      <w:b/>
      <w:bCs/>
      <w:color w:val="4472C4" w:themeColor="accent1"/>
      <w:szCs w:val="26"/>
      <w:lang w:val="es-ES" w:eastAsia="ar-SA"/>
    </w:rPr>
  </w:style>
  <w:style w:type="character" w:customStyle="1" w:styleId="Titulo-dosCar">
    <w:name w:val="Titulo-dos Car"/>
    <w:basedOn w:val="Ttulo3Car"/>
    <w:link w:val="Titulo-dos"/>
    <w:rsid w:val="005B7B60"/>
    <w:rPr>
      <w:rFonts w:ascii="Arial" w:eastAsia="Times New Roman" w:hAnsi="Arial" w:cstheme="majorBidi"/>
      <w:b/>
      <w:bCs/>
      <w:color w:val="4472C4" w:themeColor="accent1"/>
      <w:sz w:val="24"/>
      <w:szCs w:val="26"/>
      <w:lang w:val="es-ES" w:eastAsia="ar-SA"/>
    </w:rPr>
  </w:style>
  <w:style w:type="character" w:customStyle="1" w:styleId="Ttulo3Car">
    <w:name w:val="Título 3 Car"/>
    <w:basedOn w:val="Fuentedeprrafopredeter"/>
    <w:link w:val="Ttulo3"/>
    <w:uiPriority w:val="9"/>
    <w:rsid w:val="005B7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B7B6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B1FA4"/>
    <w:pPr>
      <w:ind w:left="720"/>
      <w:contextualSpacing/>
    </w:pPr>
  </w:style>
  <w:style w:type="character" w:styleId="Refdecomentario">
    <w:name w:val="annotation reference"/>
    <w:basedOn w:val="Fuentedeprrafopredeter"/>
    <w:uiPriority w:val="99"/>
    <w:semiHidden/>
    <w:unhideWhenUsed/>
    <w:rsid w:val="001F162E"/>
    <w:rPr>
      <w:sz w:val="16"/>
      <w:szCs w:val="16"/>
    </w:rPr>
  </w:style>
  <w:style w:type="paragraph" w:styleId="Textocomentario">
    <w:name w:val="annotation text"/>
    <w:basedOn w:val="Normal"/>
    <w:link w:val="TextocomentarioCar"/>
    <w:uiPriority w:val="99"/>
    <w:semiHidden/>
    <w:unhideWhenUsed/>
    <w:rsid w:val="001F1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62E"/>
    <w:rPr>
      <w:sz w:val="20"/>
      <w:szCs w:val="20"/>
    </w:rPr>
  </w:style>
  <w:style w:type="paragraph" w:styleId="Asuntodelcomentario">
    <w:name w:val="annotation subject"/>
    <w:basedOn w:val="Textocomentario"/>
    <w:next w:val="Textocomentario"/>
    <w:link w:val="AsuntodelcomentarioCar"/>
    <w:uiPriority w:val="99"/>
    <w:semiHidden/>
    <w:unhideWhenUsed/>
    <w:rsid w:val="001F162E"/>
    <w:rPr>
      <w:b/>
      <w:bCs/>
    </w:rPr>
  </w:style>
  <w:style w:type="character" w:customStyle="1" w:styleId="AsuntodelcomentarioCar">
    <w:name w:val="Asunto del comentario Car"/>
    <w:basedOn w:val="TextocomentarioCar"/>
    <w:link w:val="Asuntodelcomentario"/>
    <w:uiPriority w:val="99"/>
    <w:semiHidden/>
    <w:rsid w:val="001F162E"/>
    <w:rPr>
      <w:b/>
      <w:bCs/>
      <w:sz w:val="20"/>
      <w:szCs w:val="20"/>
    </w:rPr>
  </w:style>
  <w:style w:type="paragraph" w:styleId="Textodeglobo">
    <w:name w:val="Balloon Text"/>
    <w:basedOn w:val="Normal"/>
    <w:link w:val="TextodegloboCar"/>
    <w:uiPriority w:val="99"/>
    <w:semiHidden/>
    <w:unhideWhenUsed/>
    <w:rsid w:val="001F162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62E"/>
    <w:rPr>
      <w:rFonts w:ascii="Tahoma" w:hAnsi="Tahoma" w:cs="Tahoma"/>
      <w:sz w:val="16"/>
      <w:szCs w:val="16"/>
    </w:rPr>
  </w:style>
  <w:style w:type="paragraph" w:styleId="Textonotapie">
    <w:name w:val="footnote text"/>
    <w:basedOn w:val="Normal"/>
    <w:link w:val="TextonotapieCar"/>
    <w:uiPriority w:val="99"/>
    <w:semiHidden/>
    <w:unhideWhenUsed/>
    <w:rsid w:val="00AE3FBC"/>
    <w:pPr>
      <w:spacing w:line="240" w:lineRule="auto"/>
    </w:pPr>
    <w:rPr>
      <w:sz w:val="20"/>
      <w:szCs w:val="20"/>
    </w:rPr>
  </w:style>
  <w:style w:type="character" w:customStyle="1" w:styleId="TextonotapieCar">
    <w:name w:val="Texto nota pie Car"/>
    <w:basedOn w:val="Fuentedeprrafopredeter"/>
    <w:link w:val="Textonotapie"/>
    <w:uiPriority w:val="99"/>
    <w:semiHidden/>
    <w:rsid w:val="00AE3FBC"/>
    <w:rPr>
      <w:sz w:val="20"/>
      <w:szCs w:val="20"/>
    </w:rPr>
  </w:style>
  <w:style w:type="character" w:styleId="Refdenotaalpie">
    <w:name w:val="footnote reference"/>
    <w:basedOn w:val="Fuentedeprrafopredeter"/>
    <w:uiPriority w:val="99"/>
    <w:semiHidden/>
    <w:unhideWhenUsed/>
    <w:rsid w:val="00AE3FBC"/>
    <w:rPr>
      <w:vertAlign w:val="superscript"/>
    </w:rPr>
  </w:style>
  <w:style w:type="character" w:styleId="Hipervnculo">
    <w:name w:val="Hyperlink"/>
    <w:basedOn w:val="Fuentedeprrafopredeter"/>
    <w:uiPriority w:val="99"/>
    <w:unhideWhenUsed/>
    <w:rsid w:val="00387815"/>
    <w:rPr>
      <w:color w:val="0563C1" w:themeColor="hyperlink"/>
      <w:u w:val="single"/>
    </w:rPr>
  </w:style>
  <w:style w:type="character" w:customStyle="1" w:styleId="Mencinsinresolver1">
    <w:name w:val="Mención sin resolver1"/>
    <w:basedOn w:val="Fuentedeprrafopredeter"/>
    <w:uiPriority w:val="99"/>
    <w:semiHidden/>
    <w:unhideWhenUsed/>
    <w:rsid w:val="00387815"/>
    <w:rPr>
      <w:color w:val="808080"/>
      <w:shd w:val="clear" w:color="auto" w:fill="E6E6E6"/>
    </w:rPr>
  </w:style>
  <w:style w:type="character" w:styleId="nfasis">
    <w:name w:val="Emphasis"/>
    <w:basedOn w:val="Fuentedeprrafopredeter"/>
    <w:uiPriority w:val="20"/>
    <w:qFormat/>
    <w:rsid w:val="00B32637"/>
    <w:rPr>
      <w:i/>
      <w:iCs/>
    </w:rPr>
  </w:style>
  <w:style w:type="character" w:styleId="Textoennegrita">
    <w:name w:val="Strong"/>
    <w:basedOn w:val="Fuentedeprrafopredeter"/>
    <w:uiPriority w:val="22"/>
    <w:qFormat/>
    <w:rsid w:val="00F2004C"/>
    <w:rPr>
      <w:b/>
      <w:bCs/>
    </w:rPr>
  </w:style>
  <w:style w:type="character" w:customStyle="1" w:styleId="Mencinsinresolver2">
    <w:name w:val="Mención sin resolver2"/>
    <w:basedOn w:val="Fuentedeprrafopredeter"/>
    <w:uiPriority w:val="99"/>
    <w:semiHidden/>
    <w:unhideWhenUsed/>
    <w:rsid w:val="00A34BA5"/>
    <w:rPr>
      <w:color w:val="605E5C"/>
      <w:shd w:val="clear" w:color="auto" w:fill="E1DFDD"/>
    </w:rPr>
  </w:style>
  <w:style w:type="character" w:customStyle="1" w:styleId="Ttulo1Car">
    <w:name w:val="Título 1 Car"/>
    <w:basedOn w:val="Fuentedeprrafopredeter"/>
    <w:link w:val="Ttulo1"/>
    <w:uiPriority w:val="9"/>
    <w:rsid w:val="00AC2415"/>
    <w:rPr>
      <w:rFonts w:ascii="Arial" w:eastAsiaTheme="majorEastAsia" w:hAnsi="Arial" w:cstheme="majorBidi"/>
      <w:b/>
      <w:sz w:val="28"/>
      <w:szCs w:val="32"/>
    </w:rPr>
  </w:style>
  <w:style w:type="character" w:styleId="Hipervnculovisitado">
    <w:name w:val="FollowedHyperlink"/>
    <w:basedOn w:val="Fuentedeprrafopredeter"/>
    <w:uiPriority w:val="99"/>
    <w:semiHidden/>
    <w:unhideWhenUsed/>
    <w:rsid w:val="0076562F"/>
    <w:rPr>
      <w:color w:val="954F72" w:themeColor="followedHyperlink"/>
      <w:u w:val="single"/>
    </w:rPr>
  </w:style>
  <w:style w:type="character" w:customStyle="1" w:styleId="Mencinsinresolver3">
    <w:name w:val="Mención sin resolver3"/>
    <w:basedOn w:val="Fuentedeprrafopredeter"/>
    <w:uiPriority w:val="99"/>
    <w:semiHidden/>
    <w:unhideWhenUsed/>
    <w:rsid w:val="00EA55A3"/>
    <w:rPr>
      <w:color w:val="605E5C"/>
      <w:shd w:val="clear" w:color="auto" w:fill="E1DFDD"/>
    </w:rPr>
  </w:style>
  <w:style w:type="paragraph" w:styleId="Encabezado">
    <w:name w:val="header"/>
    <w:basedOn w:val="Normal"/>
    <w:link w:val="EncabezadoCar"/>
    <w:uiPriority w:val="99"/>
    <w:unhideWhenUsed/>
    <w:rsid w:val="00B510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101C"/>
    <w:rPr>
      <w:rFonts w:ascii="Arial" w:hAnsi="Arial"/>
    </w:rPr>
  </w:style>
  <w:style w:type="paragraph" w:styleId="Piedepgina">
    <w:name w:val="footer"/>
    <w:basedOn w:val="Normal"/>
    <w:link w:val="PiedepginaCar"/>
    <w:uiPriority w:val="99"/>
    <w:unhideWhenUsed/>
    <w:rsid w:val="00B510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101C"/>
    <w:rPr>
      <w:rFonts w:ascii="Arial" w:hAnsi="Arial"/>
    </w:rPr>
  </w:style>
  <w:style w:type="character" w:customStyle="1" w:styleId="notranslate">
    <w:name w:val="notranslate"/>
    <w:basedOn w:val="Fuentedeprrafopredeter"/>
    <w:rsid w:val="008D6D3C"/>
  </w:style>
  <w:style w:type="character" w:customStyle="1" w:styleId="Mencinsinresolver4">
    <w:name w:val="Mención sin resolver4"/>
    <w:basedOn w:val="Fuentedeprrafopredeter"/>
    <w:uiPriority w:val="99"/>
    <w:semiHidden/>
    <w:unhideWhenUsed/>
    <w:rsid w:val="00D92C1D"/>
    <w:rPr>
      <w:color w:val="605E5C"/>
      <w:shd w:val="clear" w:color="auto" w:fill="E1DFDD"/>
    </w:rPr>
  </w:style>
  <w:style w:type="character" w:customStyle="1" w:styleId="caps">
    <w:name w:val="caps"/>
    <w:basedOn w:val="Fuentedeprrafopredeter"/>
    <w:rsid w:val="00D35671"/>
  </w:style>
  <w:style w:type="paragraph" w:customStyle="1" w:styleId="Default">
    <w:name w:val="Default"/>
    <w:rsid w:val="00BC665D"/>
    <w:pPr>
      <w:autoSpaceDE w:val="0"/>
      <w:autoSpaceDN w:val="0"/>
      <w:adjustRightInd w:val="0"/>
      <w:spacing w:after="0" w:line="240" w:lineRule="auto"/>
    </w:pPr>
    <w:rPr>
      <w:rFonts w:ascii="Arial" w:hAnsi="Arial" w:cs="Arial"/>
      <w:color w:val="000000"/>
      <w:sz w:val="24"/>
      <w:szCs w:val="24"/>
      <w:lang w:val="es-ES"/>
    </w:rPr>
  </w:style>
  <w:style w:type="paragraph" w:customStyle="1" w:styleId="Titulo3">
    <w:name w:val="Titulo 3"/>
    <w:basedOn w:val="Ttulo2"/>
    <w:next w:val="Ttulo3"/>
    <w:link w:val="Titulo3Car"/>
    <w:qFormat/>
    <w:rsid w:val="009148FC"/>
    <w:pPr>
      <w:spacing w:after="120"/>
    </w:pPr>
    <w:rPr>
      <w:sz w:val="22"/>
    </w:rPr>
  </w:style>
  <w:style w:type="paragraph" w:customStyle="1" w:styleId="sctxt">
    <w:name w:val="sctxt"/>
    <w:basedOn w:val="Normal"/>
    <w:rsid w:val="00B97917"/>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Titulo3Car">
    <w:name w:val="Titulo 3 Car"/>
    <w:basedOn w:val="Ttulo2Car"/>
    <w:link w:val="Titulo3"/>
    <w:rsid w:val="009148FC"/>
    <w:rPr>
      <w:rFonts w:ascii="Arial" w:eastAsia="Times New Roman" w:hAnsi="Arial" w:cs="Times New Roman"/>
      <w:b/>
      <w:bCs/>
      <w:iCs/>
      <w:sz w:val="24"/>
      <w:szCs w:val="28"/>
      <w:lang w:val="es-ES" w:eastAsia="ar-SA"/>
    </w:rPr>
  </w:style>
  <w:style w:type="paragraph" w:customStyle="1" w:styleId="Titulo1">
    <w:name w:val="Titulo1"/>
    <w:basedOn w:val="Normal"/>
    <w:next w:val="Ttulo1"/>
    <w:link w:val="Titulo1Car"/>
    <w:rsid w:val="005A2EE1"/>
    <w:pPr>
      <w:autoSpaceDE w:val="0"/>
      <w:autoSpaceDN w:val="0"/>
      <w:adjustRightInd w:val="0"/>
    </w:pPr>
    <w:rPr>
      <w:rFonts w:cs="Arial"/>
      <w:b/>
      <w:sz w:val="28"/>
      <w:szCs w:val="28"/>
    </w:rPr>
  </w:style>
  <w:style w:type="paragraph" w:customStyle="1" w:styleId="Titulo4">
    <w:name w:val="Titulo4"/>
    <w:basedOn w:val="Titulo3"/>
    <w:link w:val="Titulo4Car"/>
    <w:qFormat/>
    <w:rsid w:val="00416FF2"/>
    <w:pPr>
      <w:ind w:left="708"/>
    </w:pPr>
  </w:style>
  <w:style w:type="character" w:customStyle="1" w:styleId="Titulo1Car">
    <w:name w:val="Titulo1 Car"/>
    <w:basedOn w:val="Fuentedeprrafopredeter"/>
    <w:link w:val="Titulo1"/>
    <w:rsid w:val="005A2EE1"/>
    <w:rPr>
      <w:rFonts w:ascii="Arial" w:hAnsi="Arial" w:cs="Arial"/>
      <w:b/>
      <w:sz w:val="28"/>
      <w:szCs w:val="28"/>
    </w:rPr>
  </w:style>
  <w:style w:type="paragraph" w:styleId="TtulodeTDC">
    <w:name w:val="TOC Heading"/>
    <w:basedOn w:val="Ttulo1"/>
    <w:next w:val="Normal"/>
    <w:uiPriority w:val="39"/>
    <w:unhideWhenUsed/>
    <w:qFormat/>
    <w:rsid w:val="00471340"/>
    <w:pPr>
      <w:spacing w:line="259" w:lineRule="auto"/>
      <w:jc w:val="left"/>
      <w:outlineLvl w:val="9"/>
    </w:pPr>
    <w:rPr>
      <w:lang w:val="es-ES" w:eastAsia="es-ES"/>
    </w:rPr>
  </w:style>
  <w:style w:type="character" w:customStyle="1" w:styleId="Titulo4Car">
    <w:name w:val="Titulo4 Car"/>
    <w:basedOn w:val="Titulo3Car"/>
    <w:link w:val="Titulo4"/>
    <w:rsid w:val="00416FF2"/>
    <w:rPr>
      <w:rFonts w:ascii="Arial" w:eastAsia="Times New Roman" w:hAnsi="Arial" w:cs="Times New Roman"/>
      <w:b/>
      <w:bCs/>
      <w:iCs/>
      <w:sz w:val="24"/>
      <w:szCs w:val="28"/>
      <w:lang w:val="es-ES" w:eastAsia="ar-SA"/>
    </w:rPr>
  </w:style>
  <w:style w:type="paragraph" w:styleId="TDC2">
    <w:name w:val="toc 2"/>
    <w:basedOn w:val="Normal"/>
    <w:next w:val="Normal"/>
    <w:autoRedefine/>
    <w:uiPriority w:val="39"/>
    <w:unhideWhenUsed/>
    <w:rsid w:val="00E53410"/>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E53410"/>
    <w:pPr>
      <w:tabs>
        <w:tab w:val="left" w:pos="440"/>
        <w:tab w:val="right" w:leader="dot" w:pos="8494"/>
      </w:tabs>
      <w:spacing w:before="120" w:after="120"/>
      <w:jc w:val="left"/>
    </w:pPr>
    <w:rPr>
      <w:rFonts w:cs="Arial"/>
      <w:b/>
      <w:bCs/>
      <w:caps/>
      <w:sz w:val="24"/>
      <w:szCs w:val="24"/>
    </w:rPr>
  </w:style>
  <w:style w:type="paragraph" w:styleId="TDC3">
    <w:name w:val="toc 3"/>
    <w:basedOn w:val="Normal"/>
    <w:next w:val="Normal"/>
    <w:autoRedefine/>
    <w:uiPriority w:val="39"/>
    <w:unhideWhenUsed/>
    <w:rsid w:val="007B2F57"/>
    <w:pPr>
      <w:ind w:left="440"/>
      <w:jc w:val="left"/>
    </w:pPr>
    <w:rPr>
      <w:rFonts w:asciiTheme="minorHAnsi" w:hAnsiTheme="minorHAnsi"/>
      <w:i/>
      <w:iCs/>
      <w:sz w:val="20"/>
      <w:szCs w:val="20"/>
    </w:rPr>
  </w:style>
  <w:style w:type="paragraph" w:customStyle="1" w:styleId="Normalindentado2">
    <w:name w:val="Normal indentado 2"/>
    <w:basedOn w:val="Normal"/>
    <w:rsid w:val="004E2391"/>
    <w:pPr>
      <w:spacing w:line="240" w:lineRule="auto"/>
      <w:ind w:left="600"/>
      <w:jc w:val="left"/>
    </w:pPr>
    <w:rPr>
      <w:rFonts w:eastAsia="Times New Roman" w:cs="Times New Roman"/>
      <w:sz w:val="20"/>
      <w:szCs w:val="24"/>
      <w:lang w:val="es-ES" w:eastAsia="es-ES"/>
    </w:rPr>
  </w:style>
  <w:style w:type="paragraph" w:customStyle="1" w:styleId="Normalindentado3">
    <w:name w:val="Normal indentado 3"/>
    <w:basedOn w:val="Normal"/>
    <w:rsid w:val="004E2391"/>
    <w:pPr>
      <w:spacing w:line="240" w:lineRule="auto"/>
      <w:ind w:left="1200"/>
      <w:jc w:val="left"/>
    </w:pPr>
    <w:rPr>
      <w:rFonts w:eastAsia="Times New Roman" w:cs="Times New Roman"/>
      <w:sz w:val="20"/>
      <w:szCs w:val="24"/>
      <w:lang w:val="es-ES" w:eastAsia="es-ES"/>
    </w:rPr>
  </w:style>
  <w:style w:type="paragraph" w:styleId="Epgrafe">
    <w:name w:val="caption"/>
    <w:basedOn w:val="Normal"/>
    <w:next w:val="Normal"/>
    <w:qFormat/>
    <w:rsid w:val="003A54E1"/>
    <w:pPr>
      <w:spacing w:before="120" w:after="120" w:line="240" w:lineRule="auto"/>
      <w:jc w:val="center"/>
    </w:pPr>
    <w:rPr>
      <w:rFonts w:eastAsia="Times New Roman" w:cs="Times New Roman"/>
      <w:bCs/>
      <w:sz w:val="20"/>
      <w:szCs w:val="20"/>
      <w:lang w:val="es-ES" w:eastAsia="es-ES"/>
    </w:rPr>
  </w:style>
  <w:style w:type="paragraph" w:customStyle="1" w:styleId="guiazul">
    <w:name w:val="guiazul"/>
    <w:basedOn w:val="NormalWeb"/>
    <w:rsid w:val="004E2391"/>
    <w:pPr>
      <w:spacing w:before="0" w:beforeAutospacing="0" w:after="0" w:afterAutospacing="0"/>
      <w:jc w:val="left"/>
    </w:pPr>
    <w:rPr>
      <w:rFonts w:ascii="Arial" w:hAnsi="Arial"/>
      <w:i/>
      <w:color w:val="0000FF"/>
      <w:sz w:val="20"/>
    </w:rPr>
  </w:style>
  <w:style w:type="paragraph" w:styleId="Sinespaciado">
    <w:name w:val="No Spacing"/>
    <w:uiPriority w:val="1"/>
    <w:qFormat/>
    <w:rsid w:val="004E2391"/>
    <w:pPr>
      <w:spacing w:after="0" w:line="240" w:lineRule="auto"/>
    </w:pPr>
    <w:rPr>
      <w:rFonts w:ascii="Calibri" w:eastAsia="Calibri" w:hAnsi="Calibri" w:cs="Times New Roman"/>
      <w:lang w:val="es-ES"/>
    </w:rPr>
  </w:style>
  <w:style w:type="character" w:customStyle="1" w:styleId="UnresolvedMention">
    <w:name w:val="Unresolved Mention"/>
    <w:basedOn w:val="Fuentedeprrafopredeter"/>
    <w:uiPriority w:val="99"/>
    <w:semiHidden/>
    <w:unhideWhenUsed/>
    <w:rsid w:val="00280EA6"/>
    <w:rPr>
      <w:color w:val="605E5C"/>
      <w:shd w:val="clear" w:color="auto" w:fill="E1DFDD"/>
    </w:rPr>
  </w:style>
  <w:style w:type="paragraph" w:customStyle="1" w:styleId="Titulo5">
    <w:name w:val="Titulo 5"/>
    <w:basedOn w:val="Titulo4"/>
    <w:link w:val="Titulo5Car"/>
    <w:qFormat/>
    <w:rsid w:val="003A54E1"/>
    <w:pPr>
      <w:keepNext w:val="0"/>
      <w:widowControl w:val="0"/>
      <w:numPr>
        <w:ilvl w:val="1"/>
      </w:numPr>
      <w:tabs>
        <w:tab w:val="num" w:pos="1320"/>
      </w:tabs>
      <w:suppressAutoHyphens w:val="0"/>
      <w:spacing w:beforeLines="60" w:after="60"/>
      <w:ind w:left="1321" w:hanging="720"/>
    </w:pPr>
    <w:rPr>
      <w:szCs w:val="22"/>
      <w:lang w:val="es-ES_tradnl"/>
    </w:rPr>
  </w:style>
  <w:style w:type="character" w:customStyle="1" w:styleId="Ttulo5Car">
    <w:name w:val="Título 5 Car"/>
    <w:basedOn w:val="Fuentedeprrafopredeter"/>
    <w:link w:val="Ttulo5"/>
    <w:uiPriority w:val="9"/>
    <w:rsid w:val="003A54E1"/>
    <w:rPr>
      <w:rFonts w:asciiTheme="majorHAnsi" w:eastAsiaTheme="majorEastAsia" w:hAnsiTheme="majorHAnsi" w:cstheme="majorBidi"/>
      <w:color w:val="2F5496" w:themeColor="accent1" w:themeShade="BF"/>
    </w:rPr>
  </w:style>
  <w:style w:type="character" w:customStyle="1" w:styleId="Titulo5Car">
    <w:name w:val="Titulo 5 Car"/>
    <w:basedOn w:val="Titulo4Car"/>
    <w:link w:val="Titulo5"/>
    <w:rsid w:val="003A54E1"/>
    <w:rPr>
      <w:rFonts w:ascii="Arial" w:eastAsia="Times New Roman" w:hAnsi="Arial" w:cs="Times New Roman"/>
      <w:b/>
      <w:bCs/>
      <w:iCs/>
      <w:sz w:val="24"/>
      <w:szCs w:val="28"/>
      <w:lang w:val="es-ES_tradnl" w:eastAsia="ar-SA"/>
    </w:rPr>
  </w:style>
  <w:style w:type="paragraph" w:styleId="Tabladeilustraciones">
    <w:name w:val="table of figures"/>
    <w:basedOn w:val="Normal"/>
    <w:next w:val="Normal"/>
    <w:uiPriority w:val="99"/>
    <w:unhideWhenUsed/>
    <w:rsid w:val="003A54E1"/>
    <w:pPr>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7B2F57"/>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7B2F57"/>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3A54E1"/>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3A54E1"/>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3A54E1"/>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3A54E1"/>
    <w:pPr>
      <w:ind w:left="1760"/>
      <w:jc w:val="left"/>
    </w:pPr>
    <w:rPr>
      <w:rFonts w:asciiTheme="minorHAnsi" w:hAnsiTheme="minorHAnsi"/>
      <w:sz w:val="18"/>
      <w:szCs w:val="18"/>
    </w:rPr>
  </w:style>
  <w:style w:type="table" w:styleId="Tablaconcuadrcula">
    <w:name w:val="Table Grid"/>
    <w:basedOn w:val="Tablanormal"/>
    <w:uiPriority w:val="39"/>
    <w:rsid w:val="004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0684500">
      <w:bodyDiv w:val="1"/>
      <w:marLeft w:val="0"/>
      <w:marRight w:val="0"/>
      <w:marTop w:val="0"/>
      <w:marBottom w:val="0"/>
      <w:divBdr>
        <w:top w:val="none" w:sz="0" w:space="0" w:color="auto"/>
        <w:left w:val="none" w:sz="0" w:space="0" w:color="auto"/>
        <w:bottom w:val="none" w:sz="0" w:space="0" w:color="auto"/>
        <w:right w:val="none" w:sz="0" w:space="0" w:color="auto"/>
      </w:divBdr>
    </w:div>
    <w:div w:id="11634230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32">
          <w:marLeft w:val="0"/>
          <w:marRight w:val="0"/>
          <w:marTop w:val="0"/>
          <w:marBottom w:val="0"/>
          <w:divBdr>
            <w:top w:val="none" w:sz="0" w:space="0" w:color="auto"/>
            <w:left w:val="none" w:sz="0" w:space="0" w:color="auto"/>
            <w:bottom w:val="none" w:sz="0" w:space="0" w:color="auto"/>
            <w:right w:val="none" w:sz="0" w:space="0" w:color="auto"/>
          </w:divBdr>
          <w:divsChild>
            <w:div w:id="66991176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27941637">
      <w:bodyDiv w:val="1"/>
      <w:marLeft w:val="0"/>
      <w:marRight w:val="0"/>
      <w:marTop w:val="0"/>
      <w:marBottom w:val="0"/>
      <w:divBdr>
        <w:top w:val="none" w:sz="0" w:space="0" w:color="auto"/>
        <w:left w:val="none" w:sz="0" w:space="0" w:color="auto"/>
        <w:bottom w:val="none" w:sz="0" w:space="0" w:color="auto"/>
        <w:right w:val="none" w:sz="0" w:space="0" w:color="auto"/>
      </w:divBdr>
    </w:div>
    <w:div w:id="143786685">
      <w:bodyDiv w:val="1"/>
      <w:marLeft w:val="0"/>
      <w:marRight w:val="0"/>
      <w:marTop w:val="0"/>
      <w:marBottom w:val="0"/>
      <w:divBdr>
        <w:top w:val="none" w:sz="0" w:space="0" w:color="auto"/>
        <w:left w:val="none" w:sz="0" w:space="0" w:color="auto"/>
        <w:bottom w:val="none" w:sz="0" w:space="0" w:color="auto"/>
        <w:right w:val="none" w:sz="0" w:space="0" w:color="auto"/>
      </w:divBdr>
    </w:div>
    <w:div w:id="170263653">
      <w:bodyDiv w:val="1"/>
      <w:marLeft w:val="0"/>
      <w:marRight w:val="0"/>
      <w:marTop w:val="0"/>
      <w:marBottom w:val="0"/>
      <w:divBdr>
        <w:top w:val="none" w:sz="0" w:space="0" w:color="auto"/>
        <w:left w:val="none" w:sz="0" w:space="0" w:color="auto"/>
        <w:bottom w:val="none" w:sz="0" w:space="0" w:color="auto"/>
        <w:right w:val="none" w:sz="0" w:space="0" w:color="auto"/>
      </w:divBdr>
    </w:div>
    <w:div w:id="218327326">
      <w:bodyDiv w:val="1"/>
      <w:marLeft w:val="0"/>
      <w:marRight w:val="0"/>
      <w:marTop w:val="0"/>
      <w:marBottom w:val="0"/>
      <w:divBdr>
        <w:top w:val="none" w:sz="0" w:space="0" w:color="auto"/>
        <w:left w:val="none" w:sz="0" w:space="0" w:color="auto"/>
        <w:bottom w:val="none" w:sz="0" w:space="0" w:color="auto"/>
        <w:right w:val="none" w:sz="0" w:space="0" w:color="auto"/>
      </w:divBdr>
    </w:div>
    <w:div w:id="235627222">
      <w:bodyDiv w:val="1"/>
      <w:marLeft w:val="0"/>
      <w:marRight w:val="0"/>
      <w:marTop w:val="0"/>
      <w:marBottom w:val="0"/>
      <w:divBdr>
        <w:top w:val="none" w:sz="0" w:space="0" w:color="auto"/>
        <w:left w:val="none" w:sz="0" w:space="0" w:color="auto"/>
        <w:bottom w:val="none" w:sz="0" w:space="0" w:color="auto"/>
        <w:right w:val="none" w:sz="0" w:space="0" w:color="auto"/>
      </w:divBdr>
    </w:div>
    <w:div w:id="325520139">
      <w:bodyDiv w:val="1"/>
      <w:marLeft w:val="0"/>
      <w:marRight w:val="0"/>
      <w:marTop w:val="0"/>
      <w:marBottom w:val="0"/>
      <w:divBdr>
        <w:top w:val="none" w:sz="0" w:space="0" w:color="auto"/>
        <w:left w:val="none" w:sz="0" w:space="0" w:color="auto"/>
        <w:bottom w:val="none" w:sz="0" w:space="0" w:color="auto"/>
        <w:right w:val="none" w:sz="0" w:space="0" w:color="auto"/>
      </w:divBdr>
    </w:div>
    <w:div w:id="391774226">
      <w:bodyDiv w:val="1"/>
      <w:marLeft w:val="0"/>
      <w:marRight w:val="0"/>
      <w:marTop w:val="0"/>
      <w:marBottom w:val="0"/>
      <w:divBdr>
        <w:top w:val="none" w:sz="0" w:space="0" w:color="auto"/>
        <w:left w:val="none" w:sz="0" w:space="0" w:color="auto"/>
        <w:bottom w:val="none" w:sz="0" w:space="0" w:color="auto"/>
        <w:right w:val="none" w:sz="0" w:space="0" w:color="auto"/>
      </w:divBdr>
    </w:div>
    <w:div w:id="407843530">
      <w:bodyDiv w:val="1"/>
      <w:marLeft w:val="0"/>
      <w:marRight w:val="0"/>
      <w:marTop w:val="0"/>
      <w:marBottom w:val="0"/>
      <w:divBdr>
        <w:top w:val="none" w:sz="0" w:space="0" w:color="auto"/>
        <w:left w:val="none" w:sz="0" w:space="0" w:color="auto"/>
        <w:bottom w:val="none" w:sz="0" w:space="0" w:color="auto"/>
        <w:right w:val="none" w:sz="0" w:space="0" w:color="auto"/>
      </w:divBdr>
    </w:div>
    <w:div w:id="424687197">
      <w:bodyDiv w:val="1"/>
      <w:marLeft w:val="0"/>
      <w:marRight w:val="0"/>
      <w:marTop w:val="0"/>
      <w:marBottom w:val="0"/>
      <w:divBdr>
        <w:top w:val="none" w:sz="0" w:space="0" w:color="auto"/>
        <w:left w:val="none" w:sz="0" w:space="0" w:color="auto"/>
        <w:bottom w:val="none" w:sz="0" w:space="0" w:color="auto"/>
        <w:right w:val="none" w:sz="0" w:space="0" w:color="auto"/>
      </w:divBdr>
    </w:div>
    <w:div w:id="471755105">
      <w:bodyDiv w:val="1"/>
      <w:marLeft w:val="0"/>
      <w:marRight w:val="0"/>
      <w:marTop w:val="0"/>
      <w:marBottom w:val="0"/>
      <w:divBdr>
        <w:top w:val="none" w:sz="0" w:space="0" w:color="auto"/>
        <w:left w:val="none" w:sz="0" w:space="0" w:color="auto"/>
        <w:bottom w:val="none" w:sz="0" w:space="0" w:color="auto"/>
        <w:right w:val="none" w:sz="0" w:space="0" w:color="auto"/>
      </w:divBdr>
    </w:div>
    <w:div w:id="487795180">
      <w:bodyDiv w:val="1"/>
      <w:marLeft w:val="0"/>
      <w:marRight w:val="0"/>
      <w:marTop w:val="0"/>
      <w:marBottom w:val="0"/>
      <w:divBdr>
        <w:top w:val="none" w:sz="0" w:space="0" w:color="auto"/>
        <w:left w:val="none" w:sz="0" w:space="0" w:color="auto"/>
        <w:bottom w:val="none" w:sz="0" w:space="0" w:color="auto"/>
        <w:right w:val="none" w:sz="0" w:space="0" w:color="auto"/>
      </w:divBdr>
    </w:div>
    <w:div w:id="518979873">
      <w:bodyDiv w:val="1"/>
      <w:marLeft w:val="0"/>
      <w:marRight w:val="0"/>
      <w:marTop w:val="0"/>
      <w:marBottom w:val="0"/>
      <w:divBdr>
        <w:top w:val="none" w:sz="0" w:space="0" w:color="auto"/>
        <w:left w:val="none" w:sz="0" w:space="0" w:color="auto"/>
        <w:bottom w:val="none" w:sz="0" w:space="0" w:color="auto"/>
        <w:right w:val="none" w:sz="0" w:space="0" w:color="auto"/>
      </w:divBdr>
      <w:divsChild>
        <w:div w:id="122777825">
          <w:marLeft w:val="0"/>
          <w:marRight w:val="0"/>
          <w:marTop w:val="0"/>
          <w:marBottom w:val="0"/>
          <w:divBdr>
            <w:top w:val="none" w:sz="0" w:space="0" w:color="auto"/>
            <w:left w:val="none" w:sz="0" w:space="0" w:color="auto"/>
            <w:bottom w:val="none" w:sz="0" w:space="0" w:color="auto"/>
            <w:right w:val="none" w:sz="0" w:space="0" w:color="auto"/>
          </w:divBdr>
          <w:divsChild>
            <w:div w:id="233663359">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590048387">
      <w:bodyDiv w:val="1"/>
      <w:marLeft w:val="0"/>
      <w:marRight w:val="0"/>
      <w:marTop w:val="0"/>
      <w:marBottom w:val="0"/>
      <w:divBdr>
        <w:top w:val="none" w:sz="0" w:space="0" w:color="auto"/>
        <w:left w:val="none" w:sz="0" w:space="0" w:color="auto"/>
        <w:bottom w:val="none" w:sz="0" w:space="0" w:color="auto"/>
        <w:right w:val="none" w:sz="0" w:space="0" w:color="auto"/>
      </w:divBdr>
      <w:divsChild>
        <w:div w:id="769082290">
          <w:marLeft w:val="0"/>
          <w:marRight w:val="0"/>
          <w:marTop w:val="0"/>
          <w:marBottom w:val="0"/>
          <w:divBdr>
            <w:top w:val="none" w:sz="0" w:space="0" w:color="auto"/>
            <w:left w:val="none" w:sz="0" w:space="0" w:color="auto"/>
            <w:bottom w:val="none" w:sz="0" w:space="0" w:color="auto"/>
            <w:right w:val="none" w:sz="0" w:space="0" w:color="auto"/>
          </w:divBdr>
          <w:divsChild>
            <w:div w:id="394016122">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614025646">
      <w:bodyDiv w:val="1"/>
      <w:marLeft w:val="0"/>
      <w:marRight w:val="0"/>
      <w:marTop w:val="0"/>
      <w:marBottom w:val="0"/>
      <w:divBdr>
        <w:top w:val="none" w:sz="0" w:space="0" w:color="auto"/>
        <w:left w:val="none" w:sz="0" w:space="0" w:color="auto"/>
        <w:bottom w:val="none" w:sz="0" w:space="0" w:color="auto"/>
        <w:right w:val="none" w:sz="0" w:space="0" w:color="auto"/>
      </w:divBdr>
    </w:div>
    <w:div w:id="731391992">
      <w:bodyDiv w:val="1"/>
      <w:marLeft w:val="0"/>
      <w:marRight w:val="0"/>
      <w:marTop w:val="0"/>
      <w:marBottom w:val="0"/>
      <w:divBdr>
        <w:top w:val="none" w:sz="0" w:space="0" w:color="auto"/>
        <w:left w:val="none" w:sz="0" w:space="0" w:color="auto"/>
        <w:bottom w:val="none" w:sz="0" w:space="0" w:color="auto"/>
        <w:right w:val="none" w:sz="0" w:space="0" w:color="auto"/>
      </w:divBdr>
    </w:div>
    <w:div w:id="796484817">
      <w:bodyDiv w:val="1"/>
      <w:marLeft w:val="0"/>
      <w:marRight w:val="0"/>
      <w:marTop w:val="0"/>
      <w:marBottom w:val="0"/>
      <w:divBdr>
        <w:top w:val="none" w:sz="0" w:space="0" w:color="auto"/>
        <w:left w:val="none" w:sz="0" w:space="0" w:color="auto"/>
        <w:bottom w:val="none" w:sz="0" w:space="0" w:color="auto"/>
        <w:right w:val="none" w:sz="0" w:space="0" w:color="auto"/>
      </w:divBdr>
    </w:div>
    <w:div w:id="801113364">
      <w:bodyDiv w:val="1"/>
      <w:marLeft w:val="0"/>
      <w:marRight w:val="0"/>
      <w:marTop w:val="0"/>
      <w:marBottom w:val="0"/>
      <w:divBdr>
        <w:top w:val="none" w:sz="0" w:space="0" w:color="auto"/>
        <w:left w:val="none" w:sz="0" w:space="0" w:color="auto"/>
        <w:bottom w:val="none" w:sz="0" w:space="0" w:color="auto"/>
        <w:right w:val="none" w:sz="0" w:space="0" w:color="auto"/>
      </w:divBdr>
    </w:div>
    <w:div w:id="823358646">
      <w:bodyDiv w:val="1"/>
      <w:marLeft w:val="0"/>
      <w:marRight w:val="0"/>
      <w:marTop w:val="0"/>
      <w:marBottom w:val="0"/>
      <w:divBdr>
        <w:top w:val="none" w:sz="0" w:space="0" w:color="auto"/>
        <w:left w:val="none" w:sz="0" w:space="0" w:color="auto"/>
        <w:bottom w:val="none" w:sz="0" w:space="0" w:color="auto"/>
        <w:right w:val="none" w:sz="0" w:space="0" w:color="auto"/>
      </w:divBdr>
    </w:div>
    <w:div w:id="890922046">
      <w:bodyDiv w:val="1"/>
      <w:marLeft w:val="0"/>
      <w:marRight w:val="0"/>
      <w:marTop w:val="0"/>
      <w:marBottom w:val="0"/>
      <w:divBdr>
        <w:top w:val="none" w:sz="0" w:space="0" w:color="auto"/>
        <w:left w:val="none" w:sz="0" w:space="0" w:color="auto"/>
        <w:bottom w:val="none" w:sz="0" w:space="0" w:color="auto"/>
        <w:right w:val="none" w:sz="0" w:space="0" w:color="auto"/>
      </w:divBdr>
    </w:div>
    <w:div w:id="912929384">
      <w:bodyDiv w:val="1"/>
      <w:marLeft w:val="0"/>
      <w:marRight w:val="0"/>
      <w:marTop w:val="0"/>
      <w:marBottom w:val="0"/>
      <w:divBdr>
        <w:top w:val="none" w:sz="0" w:space="0" w:color="auto"/>
        <w:left w:val="none" w:sz="0" w:space="0" w:color="auto"/>
        <w:bottom w:val="none" w:sz="0" w:space="0" w:color="auto"/>
        <w:right w:val="none" w:sz="0" w:space="0" w:color="auto"/>
      </w:divBdr>
    </w:div>
    <w:div w:id="914123056">
      <w:bodyDiv w:val="1"/>
      <w:marLeft w:val="0"/>
      <w:marRight w:val="0"/>
      <w:marTop w:val="0"/>
      <w:marBottom w:val="0"/>
      <w:divBdr>
        <w:top w:val="none" w:sz="0" w:space="0" w:color="auto"/>
        <w:left w:val="none" w:sz="0" w:space="0" w:color="auto"/>
        <w:bottom w:val="none" w:sz="0" w:space="0" w:color="auto"/>
        <w:right w:val="none" w:sz="0" w:space="0" w:color="auto"/>
      </w:divBdr>
    </w:div>
    <w:div w:id="958536050">
      <w:bodyDiv w:val="1"/>
      <w:marLeft w:val="0"/>
      <w:marRight w:val="0"/>
      <w:marTop w:val="0"/>
      <w:marBottom w:val="0"/>
      <w:divBdr>
        <w:top w:val="none" w:sz="0" w:space="0" w:color="auto"/>
        <w:left w:val="none" w:sz="0" w:space="0" w:color="auto"/>
        <w:bottom w:val="none" w:sz="0" w:space="0" w:color="auto"/>
        <w:right w:val="none" w:sz="0" w:space="0" w:color="auto"/>
      </w:divBdr>
      <w:divsChild>
        <w:div w:id="1503273523">
          <w:marLeft w:val="0"/>
          <w:marRight w:val="0"/>
          <w:marTop w:val="0"/>
          <w:marBottom w:val="0"/>
          <w:divBdr>
            <w:top w:val="none" w:sz="0" w:space="0" w:color="auto"/>
            <w:left w:val="none" w:sz="0" w:space="0" w:color="auto"/>
            <w:bottom w:val="none" w:sz="0" w:space="0" w:color="auto"/>
            <w:right w:val="none" w:sz="0" w:space="0" w:color="auto"/>
          </w:divBdr>
          <w:divsChild>
            <w:div w:id="349644945">
              <w:marLeft w:val="0"/>
              <w:marRight w:val="0"/>
              <w:marTop w:val="0"/>
              <w:marBottom w:val="0"/>
              <w:divBdr>
                <w:top w:val="none" w:sz="0" w:space="0" w:color="auto"/>
                <w:left w:val="none" w:sz="0" w:space="0" w:color="auto"/>
                <w:bottom w:val="none" w:sz="0" w:space="0" w:color="auto"/>
                <w:right w:val="none" w:sz="0" w:space="0" w:color="auto"/>
              </w:divBdr>
            </w:div>
          </w:divsChild>
        </w:div>
        <w:div w:id="1293484817">
          <w:marLeft w:val="0"/>
          <w:marRight w:val="0"/>
          <w:marTop w:val="0"/>
          <w:marBottom w:val="0"/>
          <w:divBdr>
            <w:top w:val="none" w:sz="0" w:space="0" w:color="auto"/>
            <w:left w:val="none" w:sz="0" w:space="0" w:color="auto"/>
            <w:bottom w:val="none" w:sz="0" w:space="0" w:color="auto"/>
            <w:right w:val="none" w:sz="0" w:space="0" w:color="auto"/>
          </w:divBdr>
        </w:div>
      </w:divsChild>
    </w:div>
    <w:div w:id="982546545">
      <w:bodyDiv w:val="1"/>
      <w:marLeft w:val="0"/>
      <w:marRight w:val="0"/>
      <w:marTop w:val="0"/>
      <w:marBottom w:val="0"/>
      <w:divBdr>
        <w:top w:val="none" w:sz="0" w:space="0" w:color="auto"/>
        <w:left w:val="none" w:sz="0" w:space="0" w:color="auto"/>
        <w:bottom w:val="none" w:sz="0" w:space="0" w:color="auto"/>
        <w:right w:val="none" w:sz="0" w:space="0" w:color="auto"/>
      </w:divBdr>
    </w:div>
    <w:div w:id="1041175385">
      <w:bodyDiv w:val="1"/>
      <w:marLeft w:val="0"/>
      <w:marRight w:val="0"/>
      <w:marTop w:val="0"/>
      <w:marBottom w:val="0"/>
      <w:divBdr>
        <w:top w:val="none" w:sz="0" w:space="0" w:color="auto"/>
        <w:left w:val="none" w:sz="0" w:space="0" w:color="auto"/>
        <w:bottom w:val="none" w:sz="0" w:space="0" w:color="auto"/>
        <w:right w:val="none" w:sz="0" w:space="0" w:color="auto"/>
      </w:divBdr>
    </w:div>
    <w:div w:id="1061563453">
      <w:bodyDiv w:val="1"/>
      <w:marLeft w:val="0"/>
      <w:marRight w:val="0"/>
      <w:marTop w:val="0"/>
      <w:marBottom w:val="0"/>
      <w:divBdr>
        <w:top w:val="none" w:sz="0" w:space="0" w:color="auto"/>
        <w:left w:val="none" w:sz="0" w:space="0" w:color="auto"/>
        <w:bottom w:val="none" w:sz="0" w:space="0" w:color="auto"/>
        <w:right w:val="none" w:sz="0" w:space="0" w:color="auto"/>
      </w:divBdr>
    </w:div>
    <w:div w:id="1074469209">
      <w:bodyDiv w:val="1"/>
      <w:marLeft w:val="0"/>
      <w:marRight w:val="0"/>
      <w:marTop w:val="0"/>
      <w:marBottom w:val="0"/>
      <w:divBdr>
        <w:top w:val="none" w:sz="0" w:space="0" w:color="auto"/>
        <w:left w:val="none" w:sz="0" w:space="0" w:color="auto"/>
        <w:bottom w:val="none" w:sz="0" w:space="0" w:color="auto"/>
        <w:right w:val="none" w:sz="0" w:space="0" w:color="auto"/>
      </w:divBdr>
    </w:div>
    <w:div w:id="1136801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8148">
          <w:marLeft w:val="0"/>
          <w:marRight w:val="0"/>
          <w:marTop w:val="0"/>
          <w:marBottom w:val="0"/>
          <w:divBdr>
            <w:top w:val="none" w:sz="0" w:space="0" w:color="auto"/>
            <w:left w:val="none" w:sz="0" w:space="0" w:color="auto"/>
            <w:bottom w:val="none" w:sz="0" w:space="0" w:color="auto"/>
            <w:right w:val="none" w:sz="0" w:space="0" w:color="auto"/>
          </w:divBdr>
        </w:div>
      </w:divsChild>
    </w:div>
    <w:div w:id="1189638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126">
          <w:marLeft w:val="0"/>
          <w:marRight w:val="0"/>
          <w:marTop w:val="0"/>
          <w:marBottom w:val="0"/>
          <w:divBdr>
            <w:top w:val="none" w:sz="0" w:space="0" w:color="auto"/>
            <w:left w:val="none" w:sz="0" w:space="0" w:color="auto"/>
            <w:bottom w:val="none" w:sz="0" w:space="0" w:color="auto"/>
            <w:right w:val="none" w:sz="0" w:space="0" w:color="auto"/>
          </w:divBdr>
          <w:divsChild>
            <w:div w:id="132632255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374421113">
      <w:bodyDiv w:val="1"/>
      <w:marLeft w:val="0"/>
      <w:marRight w:val="0"/>
      <w:marTop w:val="0"/>
      <w:marBottom w:val="0"/>
      <w:divBdr>
        <w:top w:val="none" w:sz="0" w:space="0" w:color="auto"/>
        <w:left w:val="none" w:sz="0" w:space="0" w:color="auto"/>
        <w:bottom w:val="none" w:sz="0" w:space="0" w:color="auto"/>
        <w:right w:val="none" w:sz="0" w:space="0" w:color="auto"/>
      </w:divBdr>
    </w:div>
    <w:div w:id="1425227743">
      <w:bodyDiv w:val="1"/>
      <w:marLeft w:val="0"/>
      <w:marRight w:val="0"/>
      <w:marTop w:val="0"/>
      <w:marBottom w:val="0"/>
      <w:divBdr>
        <w:top w:val="none" w:sz="0" w:space="0" w:color="auto"/>
        <w:left w:val="none" w:sz="0" w:space="0" w:color="auto"/>
        <w:bottom w:val="none" w:sz="0" w:space="0" w:color="auto"/>
        <w:right w:val="none" w:sz="0" w:space="0" w:color="auto"/>
      </w:divBdr>
    </w:div>
    <w:div w:id="1556895957">
      <w:bodyDiv w:val="1"/>
      <w:marLeft w:val="0"/>
      <w:marRight w:val="0"/>
      <w:marTop w:val="0"/>
      <w:marBottom w:val="0"/>
      <w:divBdr>
        <w:top w:val="none" w:sz="0" w:space="0" w:color="auto"/>
        <w:left w:val="none" w:sz="0" w:space="0" w:color="auto"/>
        <w:bottom w:val="none" w:sz="0" w:space="0" w:color="auto"/>
        <w:right w:val="none" w:sz="0" w:space="0" w:color="auto"/>
      </w:divBdr>
    </w:div>
    <w:div w:id="1565334521">
      <w:bodyDiv w:val="1"/>
      <w:marLeft w:val="0"/>
      <w:marRight w:val="0"/>
      <w:marTop w:val="0"/>
      <w:marBottom w:val="0"/>
      <w:divBdr>
        <w:top w:val="none" w:sz="0" w:space="0" w:color="auto"/>
        <w:left w:val="none" w:sz="0" w:space="0" w:color="auto"/>
        <w:bottom w:val="none" w:sz="0" w:space="0" w:color="auto"/>
        <w:right w:val="none" w:sz="0" w:space="0" w:color="auto"/>
      </w:divBdr>
    </w:div>
    <w:div w:id="1593735577">
      <w:bodyDiv w:val="1"/>
      <w:marLeft w:val="0"/>
      <w:marRight w:val="0"/>
      <w:marTop w:val="0"/>
      <w:marBottom w:val="0"/>
      <w:divBdr>
        <w:top w:val="none" w:sz="0" w:space="0" w:color="auto"/>
        <w:left w:val="none" w:sz="0" w:space="0" w:color="auto"/>
        <w:bottom w:val="none" w:sz="0" w:space="0" w:color="auto"/>
        <w:right w:val="none" w:sz="0" w:space="0" w:color="auto"/>
      </w:divBdr>
    </w:div>
    <w:div w:id="1597909284">
      <w:bodyDiv w:val="1"/>
      <w:marLeft w:val="0"/>
      <w:marRight w:val="0"/>
      <w:marTop w:val="0"/>
      <w:marBottom w:val="0"/>
      <w:divBdr>
        <w:top w:val="none" w:sz="0" w:space="0" w:color="auto"/>
        <w:left w:val="none" w:sz="0" w:space="0" w:color="auto"/>
        <w:bottom w:val="none" w:sz="0" w:space="0" w:color="auto"/>
        <w:right w:val="none" w:sz="0" w:space="0" w:color="auto"/>
      </w:divBdr>
    </w:div>
    <w:div w:id="1599482317">
      <w:bodyDiv w:val="1"/>
      <w:marLeft w:val="0"/>
      <w:marRight w:val="0"/>
      <w:marTop w:val="0"/>
      <w:marBottom w:val="0"/>
      <w:divBdr>
        <w:top w:val="none" w:sz="0" w:space="0" w:color="auto"/>
        <w:left w:val="none" w:sz="0" w:space="0" w:color="auto"/>
        <w:bottom w:val="none" w:sz="0" w:space="0" w:color="auto"/>
        <w:right w:val="none" w:sz="0" w:space="0" w:color="auto"/>
      </w:divBdr>
      <w:divsChild>
        <w:div w:id="1428842682">
          <w:marLeft w:val="0"/>
          <w:marRight w:val="0"/>
          <w:marTop w:val="0"/>
          <w:marBottom w:val="0"/>
          <w:divBdr>
            <w:top w:val="none" w:sz="0" w:space="0" w:color="auto"/>
            <w:left w:val="none" w:sz="0" w:space="0" w:color="auto"/>
            <w:bottom w:val="none" w:sz="0" w:space="0" w:color="auto"/>
            <w:right w:val="none" w:sz="0" w:space="0" w:color="auto"/>
          </w:divBdr>
          <w:divsChild>
            <w:div w:id="2097094400">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651909824">
      <w:bodyDiv w:val="1"/>
      <w:marLeft w:val="0"/>
      <w:marRight w:val="0"/>
      <w:marTop w:val="0"/>
      <w:marBottom w:val="0"/>
      <w:divBdr>
        <w:top w:val="none" w:sz="0" w:space="0" w:color="auto"/>
        <w:left w:val="none" w:sz="0" w:space="0" w:color="auto"/>
        <w:bottom w:val="none" w:sz="0" w:space="0" w:color="auto"/>
        <w:right w:val="none" w:sz="0" w:space="0" w:color="auto"/>
      </w:divBdr>
    </w:div>
    <w:div w:id="1735197347">
      <w:bodyDiv w:val="1"/>
      <w:marLeft w:val="0"/>
      <w:marRight w:val="0"/>
      <w:marTop w:val="0"/>
      <w:marBottom w:val="0"/>
      <w:divBdr>
        <w:top w:val="none" w:sz="0" w:space="0" w:color="auto"/>
        <w:left w:val="none" w:sz="0" w:space="0" w:color="auto"/>
        <w:bottom w:val="none" w:sz="0" w:space="0" w:color="auto"/>
        <w:right w:val="none" w:sz="0" w:space="0" w:color="auto"/>
      </w:divBdr>
    </w:div>
    <w:div w:id="1740057766">
      <w:bodyDiv w:val="1"/>
      <w:marLeft w:val="0"/>
      <w:marRight w:val="0"/>
      <w:marTop w:val="0"/>
      <w:marBottom w:val="0"/>
      <w:divBdr>
        <w:top w:val="none" w:sz="0" w:space="0" w:color="auto"/>
        <w:left w:val="none" w:sz="0" w:space="0" w:color="auto"/>
        <w:bottom w:val="none" w:sz="0" w:space="0" w:color="auto"/>
        <w:right w:val="none" w:sz="0" w:space="0" w:color="auto"/>
      </w:divBdr>
    </w:div>
    <w:div w:id="1795437892">
      <w:bodyDiv w:val="1"/>
      <w:marLeft w:val="0"/>
      <w:marRight w:val="0"/>
      <w:marTop w:val="0"/>
      <w:marBottom w:val="0"/>
      <w:divBdr>
        <w:top w:val="none" w:sz="0" w:space="0" w:color="auto"/>
        <w:left w:val="none" w:sz="0" w:space="0" w:color="auto"/>
        <w:bottom w:val="none" w:sz="0" w:space="0" w:color="auto"/>
        <w:right w:val="none" w:sz="0" w:space="0" w:color="auto"/>
      </w:divBdr>
    </w:div>
    <w:div w:id="1914318466">
      <w:bodyDiv w:val="1"/>
      <w:marLeft w:val="0"/>
      <w:marRight w:val="0"/>
      <w:marTop w:val="0"/>
      <w:marBottom w:val="0"/>
      <w:divBdr>
        <w:top w:val="none" w:sz="0" w:space="0" w:color="auto"/>
        <w:left w:val="none" w:sz="0" w:space="0" w:color="auto"/>
        <w:bottom w:val="none" w:sz="0" w:space="0" w:color="auto"/>
        <w:right w:val="none" w:sz="0" w:space="0" w:color="auto"/>
      </w:divBdr>
    </w:div>
    <w:div w:id="1918201396">
      <w:bodyDiv w:val="1"/>
      <w:marLeft w:val="0"/>
      <w:marRight w:val="0"/>
      <w:marTop w:val="0"/>
      <w:marBottom w:val="0"/>
      <w:divBdr>
        <w:top w:val="none" w:sz="0" w:space="0" w:color="auto"/>
        <w:left w:val="none" w:sz="0" w:space="0" w:color="auto"/>
        <w:bottom w:val="none" w:sz="0" w:space="0" w:color="auto"/>
        <w:right w:val="none" w:sz="0" w:space="0" w:color="auto"/>
      </w:divBdr>
    </w:div>
    <w:div w:id="1938054221">
      <w:bodyDiv w:val="1"/>
      <w:marLeft w:val="0"/>
      <w:marRight w:val="0"/>
      <w:marTop w:val="0"/>
      <w:marBottom w:val="0"/>
      <w:divBdr>
        <w:top w:val="none" w:sz="0" w:space="0" w:color="auto"/>
        <w:left w:val="none" w:sz="0" w:space="0" w:color="auto"/>
        <w:bottom w:val="none" w:sz="0" w:space="0" w:color="auto"/>
        <w:right w:val="none" w:sz="0" w:space="0" w:color="auto"/>
      </w:divBdr>
    </w:div>
    <w:div w:id="2057124245">
      <w:bodyDiv w:val="1"/>
      <w:marLeft w:val="0"/>
      <w:marRight w:val="0"/>
      <w:marTop w:val="0"/>
      <w:marBottom w:val="0"/>
      <w:divBdr>
        <w:top w:val="none" w:sz="0" w:space="0" w:color="auto"/>
        <w:left w:val="none" w:sz="0" w:space="0" w:color="auto"/>
        <w:bottom w:val="none" w:sz="0" w:space="0" w:color="auto"/>
        <w:right w:val="none" w:sz="0" w:space="0" w:color="auto"/>
      </w:divBdr>
    </w:div>
    <w:div w:id="2077118421">
      <w:bodyDiv w:val="1"/>
      <w:marLeft w:val="0"/>
      <w:marRight w:val="0"/>
      <w:marTop w:val="0"/>
      <w:marBottom w:val="0"/>
      <w:divBdr>
        <w:top w:val="none" w:sz="0" w:space="0" w:color="auto"/>
        <w:left w:val="none" w:sz="0" w:space="0" w:color="auto"/>
        <w:bottom w:val="none" w:sz="0" w:space="0" w:color="auto"/>
        <w:right w:val="none" w:sz="0" w:space="0" w:color="auto"/>
      </w:divBdr>
    </w:div>
    <w:div w:id="211015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ccesibilidadweb.dlsi.ua.es/?menu=principios-2.0" TargetMode="External"/><Relationship Id="rId18" Type="http://schemas.openxmlformats.org/officeDocument/2006/relationships/hyperlink" Target="http://www.sidar.org/traducciones/wcag20/es/"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www.sidar.org/traducciones/wcag20/e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accesibilidadweb.dlsi.ua.es/?menu=definicion" TargetMode="External"/><Relationship Id="rId50" Type="http://schemas.openxmlformats.org/officeDocument/2006/relationships/hyperlink" Target="http://www.sidar.org/traducciones/wcag20/es/" TargetMode="External"/><Relationship Id="rId55" Type="http://schemas.openxmlformats.org/officeDocument/2006/relationships/hyperlink" Target="https://www.genbeta.com/herramientas/sublime-text-un-sofisticado-editor-de-codigo-multiplataforma"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www.sidar.org/traducciones/wcag20/es/" TargetMode="External"/><Relationship Id="rId25" Type="http://schemas.openxmlformats.org/officeDocument/2006/relationships/hyperlink" Target="http://www.sidar.org/traducciones/wcag20/es/" TargetMode="External"/><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www.sidar.org/traducciones/wcag20/es/" TargetMode="External"/><Relationship Id="rId20" Type="http://schemas.openxmlformats.org/officeDocument/2006/relationships/hyperlink" Target="http://www.sidar.org/traducciones/wcag20/es/"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s://sites.google.com/site/systemcolegas/modelo-de-ciclo-de-vi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c.es/estandares" TargetMode="External"/><Relationship Id="rId24" Type="http://schemas.openxmlformats.org/officeDocument/2006/relationships/hyperlink" Target="http://www.sidar.org/traducciones/wcag20/es/" TargetMode="Externa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gplsi.dlsi.ua.es/almacenes/ver.php?pdf=102"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idar.org/traducciones/wcag20/es/" TargetMode="External"/><Relationship Id="rId23" Type="http://schemas.openxmlformats.org/officeDocument/2006/relationships/hyperlink" Target="http://www.sidar.org/traducciones/wcag20/es/"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www.w3c.es/ayuda/" TargetMode="External"/><Relationship Id="rId57" Type="http://schemas.openxmlformats.org/officeDocument/2006/relationships/fontTable" Target="fontTable.xml"/><Relationship Id="rId10" Type="http://schemas.openxmlformats.org/officeDocument/2006/relationships/hyperlink" Target="http://www.sidar.org/traducciones/wcag20/es/" TargetMode="External"/><Relationship Id="rId19" Type="http://schemas.openxmlformats.org/officeDocument/2006/relationships/hyperlink" Target="http://www.sidar.org/traducciones/wcag20/es/"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accesibilidadweb.dlsi.ua.es/?menu=definic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idar.org/traducciones/wcag20/es/" TargetMode="External"/><Relationship Id="rId22" Type="http://schemas.openxmlformats.org/officeDocument/2006/relationships/hyperlink" Target="http://www.sidar.org/traducciones/wcag20/es/"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www.w3c.es/Traducciones/es/WAI/intro/accessibility" TargetMode="External"/><Relationship Id="rId56" Type="http://schemas.openxmlformats.org/officeDocument/2006/relationships/hyperlink" Target="https://www.tawdis.net/proj" TargetMode="External"/><Relationship Id="rId8" Type="http://schemas.openxmlformats.org/officeDocument/2006/relationships/image" Target="media/image1.jpeg"/><Relationship Id="rId51" Type="http://schemas.openxmlformats.org/officeDocument/2006/relationships/hyperlink" Target="http://accesibilidadweb.dlsi.ua.es/?menu=pautas-2.0"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96463-C9EA-402D-88CA-A8E82FB6D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5887</Words>
  <Characters>32382</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Juanpi Gallardo</dc:creator>
  <cp:lastModifiedBy>Paola</cp:lastModifiedBy>
  <cp:revision>2</cp:revision>
  <cp:lastPrinted>2018-10-02T02:01:00Z</cp:lastPrinted>
  <dcterms:created xsi:type="dcterms:W3CDTF">2018-10-12T11:35:00Z</dcterms:created>
  <dcterms:modified xsi:type="dcterms:W3CDTF">2018-10-12T11:35:00Z</dcterms:modified>
</cp:coreProperties>
</file>